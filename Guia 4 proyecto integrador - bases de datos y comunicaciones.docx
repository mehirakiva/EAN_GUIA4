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97008" w14:textId="77777777" w:rsidR="00654721" w:rsidRPr="00654702" w:rsidRDefault="00654721" w:rsidP="00654721">
      <w:pPr>
        <w:rPr>
          <w:rFonts w:eastAsia="Times New Roman" w:cs="Times New Roman"/>
          <w:b/>
          <w:lang w:val="es-ES_tradnl"/>
        </w:rPr>
      </w:pPr>
      <w:r w:rsidRPr="002B47B8">
        <w:rPr>
          <w:rFonts w:cs="Times New Roman"/>
          <w:noProof/>
          <w:lang w:val="es-CO" w:eastAsia="es-CO"/>
        </w:rPr>
        <w:drawing>
          <wp:anchor distT="0" distB="0" distL="114300" distR="114300" simplePos="0" relativeHeight="251659264" behindDoc="0" locked="0" layoutInCell="1" allowOverlap="1" wp14:anchorId="0A816A23" wp14:editId="21D16E20">
            <wp:simplePos x="0" y="0"/>
            <wp:positionH relativeFrom="margin">
              <wp:align>center</wp:align>
            </wp:positionH>
            <wp:positionV relativeFrom="paragraph">
              <wp:posOffset>-414020</wp:posOffset>
            </wp:positionV>
            <wp:extent cx="1481959" cy="2130817"/>
            <wp:effectExtent l="0" t="0" r="0" b="0"/>
            <wp:wrapNone/>
            <wp:docPr id="15" name="Imagen 15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Icon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0" t="16251" r="24750" b="17249"/>
                    <a:stretch/>
                  </pic:blipFill>
                  <pic:spPr bwMode="auto">
                    <a:xfrm>
                      <a:off x="0" y="0"/>
                      <a:ext cx="1481959" cy="213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0BBE04" w14:textId="77777777" w:rsidR="00654721" w:rsidRPr="00654702" w:rsidRDefault="00654721" w:rsidP="00654721">
      <w:pPr>
        <w:jc w:val="center"/>
        <w:rPr>
          <w:rFonts w:eastAsia="Times New Roman" w:cs="Times New Roman"/>
          <w:b/>
          <w:bCs/>
          <w:lang w:val="es-ES"/>
        </w:rPr>
      </w:pPr>
    </w:p>
    <w:p w14:paraId="1A859ADD" w14:textId="77777777" w:rsidR="00654721" w:rsidRPr="00654702" w:rsidRDefault="00654721" w:rsidP="00654721">
      <w:pPr>
        <w:rPr>
          <w:rFonts w:eastAsia="Times New Roman" w:cs="Times New Roman"/>
          <w:b/>
          <w:color w:val="000000" w:themeColor="text1"/>
          <w:lang w:val="es-ES_tradnl"/>
        </w:rPr>
      </w:pPr>
    </w:p>
    <w:p w14:paraId="1292C9FC" w14:textId="77777777" w:rsidR="00654721" w:rsidRDefault="00654721" w:rsidP="00654721">
      <w:pPr>
        <w:jc w:val="center"/>
        <w:rPr>
          <w:rFonts w:ascii="Arial" w:eastAsia="Times New Roman" w:hAnsi="Arial"/>
          <w:b/>
          <w:color w:val="000000" w:themeColor="text1"/>
          <w:sz w:val="24"/>
          <w:szCs w:val="24"/>
          <w:lang w:val="es-ES_tradnl"/>
        </w:rPr>
      </w:pPr>
    </w:p>
    <w:p w14:paraId="245B76C8" w14:textId="77777777" w:rsidR="00654721" w:rsidRDefault="00654721" w:rsidP="00654721">
      <w:pPr>
        <w:jc w:val="center"/>
        <w:rPr>
          <w:rFonts w:ascii="Arial" w:eastAsia="Times New Roman" w:hAnsi="Arial"/>
          <w:b/>
          <w:color w:val="000000" w:themeColor="text1"/>
          <w:sz w:val="24"/>
          <w:szCs w:val="24"/>
          <w:lang w:val="es-ES_tradnl"/>
        </w:rPr>
      </w:pPr>
    </w:p>
    <w:p w14:paraId="63E88CE7" w14:textId="77777777" w:rsidR="00654721" w:rsidRDefault="00654721" w:rsidP="00654721">
      <w:pPr>
        <w:jc w:val="center"/>
        <w:rPr>
          <w:rFonts w:ascii="Arial" w:eastAsia="Times New Roman" w:hAnsi="Arial"/>
          <w:b/>
          <w:color w:val="000000" w:themeColor="text1"/>
          <w:sz w:val="24"/>
          <w:szCs w:val="24"/>
          <w:lang w:val="es-ES_tradnl"/>
        </w:rPr>
      </w:pPr>
    </w:p>
    <w:p w14:paraId="6B72673C" w14:textId="77777777" w:rsidR="00654721" w:rsidRPr="005B3FEE" w:rsidRDefault="00654721" w:rsidP="00654721">
      <w:pPr>
        <w:jc w:val="center"/>
        <w:rPr>
          <w:rFonts w:ascii="Arial" w:eastAsia="Times New Roman" w:hAnsi="Arial"/>
          <w:b/>
          <w:color w:val="000000" w:themeColor="text1"/>
          <w:sz w:val="24"/>
          <w:szCs w:val="24"/>
          <w:lang w:val="es-ES_tradnl"/>
        </w:rPr>
      </w:pPr>
    </w:p>
    <w:p w14:paraId="1EEF6987" w14:textId="77777777" w:rsidR="00654721" w:rsidRDefault="0065472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  <w:rPrChange w:id="0" w:author="Brayan Amortegui" w:date="2025-03-17T20:29:00Z">
            <w:rPr>
              <w:rFonts w:ascii="Times New Roman" w:hAnsi="Times New Roman"/>
              <w:b/>
              <w:color w:val="000000" w:themeColor="text1"/>
              <w:sz w:val="24"/>
              <w:lang w:val="es-ES_tradnl"/>
            </w:rPr>
          </w:rPrChange>
        </w:rPr>
        <w:pPrChange w:id="1" w:author="Brayan Amortegui" w:date="2025-03-17T20:29:00Z">
          <w:pPr>
            <w:jc w:val="center"/>
          </w:pPr>
        </w:pPrChange>
      </w:pPr>
      <w:r>
        <w:rPr>
          <w:rStyle w:val="normaltextrun"/>
          <w:rFonts w:eastAsiaTheme="majorEastAsia"/>
          <w:color w:val="000000"/>
          <w:lang w:val="es-ES"/>
          <w:rPrChange w:id="2" w:author="Brayan Amortegui" w:date="2025-03-17T20:29:00Z">
            <w:rPr>
              <w:b/>
              <w:color w:val="000000" w:themeColor="text1"/>
              <w:lang w:val="es-ES_tradnl"/>
            </w:rPr>
          </w:rPrChange>
        </w:rPr>
        <w:t>DESARROLLO DE SOFTWARE</w:t>
      </w:r>
      <w:ins w:id="3" w:author="Brayan Amortegui" w:date="2025-03-17T20:29:00Z">
        <w:r>
          <w:rPr>
            <w:rStyle w:val="eop"/>
            <w:rFonts w:eastAsiaTheme="majorEastAsia"/>
            <w:color w:val="000000"/>
          </w:rPr>
          <w:t> </w:t>
        </w:r>
      </w:ins>
    </w:p>
    <w:p w14:paraId="61B015EA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ins w:id="4" w:author="Brayan Amortegui" w:date="2025-03-17T20:29:00Z"/>
          <w:rFonts w:ascii="Segoe UI" w:hAnsi="Segoe UI" w:cs="Segoe UI"/>
          <w:sz w:val="18"/>
          <w:szCs w:val="18"/>
        </w:rPr>
      </w:pPr>
    </w:p>
    <w:p w14:paraId="3B45A2DA" w14:textId="77777777" w:rsidR="00654721" w:rsidRDefault="0065472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/>
          <w:sz w:val="18"/>
          <w:rPrChange w:id="5" w:author="Brayan Amortegui" w:date="2025-03-17T20:29:00Z">
            <w:rPr>
              <w:rFonts w:ascii="Times New Roman" w:hAnsi="Times New Roman"/>
              <w:b/>
              <w:color w:val="000000" w:themeColor="text1"/>
              <w:sz w:val="24"/>
              <w:lang w:val="es-ES_tradnl"/>
            </w:rPr>
          </w:rPrChange>
        </w:rPr>
        <w:pPrChange w:id="6" w:author="Brayan Amortegui" w:date="2025-03-17T20:29:00Z">
          <w:pPr>
            <w:jc w:val="center"/>
          </w:pPr>
        </w:pPrChange>
      </w:pPr>
      <w:ins w:id="7" w:author="Brayan Amortegui" w:date="2025-03-17T20:29:00Z">
        <w:r>
          <w:rPr>
            <w:rStyle w:val="eop"/>
            <w:rFonts w:eastAsiaTheme="majorEastAsia"/>
            <w:color w:val="000000"/>
          </w:rPr>
          <w:t> </w:t>
        </w:r>
      </w:ins>
    </w:p>
    <w:p w14:paraId="79854DCC" w14:textId="1E030CAC" w:rsidR="00654721" w:rsidRDefault="0065472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  <w:rPrChange w:id="8" w:author="Brayan Amortegui" w:date="2025-03-17T20:29:00Z">
            <w:rPr>
              <w:rFonts w:ascii="Times New Roman" w:hAnsi="Times New Roman"/>
              <w:b/>
              <w:color w:val="000000" w:themeColor="text1"/>
              <w:sz w:val="24"/>
              <w:lang w:val="es-ES"/>
            </w:rPr>
          </w:rPrChange>
        </w:rPr>
        <w:pPrChange w:id="9" w:author="Brayan Amortegui" w:date="2025-03-17T20:29:00Z">
          <w:pPr>
            <w:spacing w:before="240"/>
            <w:jc w:val="center"/>
          </w:pPr>
        </w:pPrChange>
      </w:pPr>
      <w:r>
        <w:rPr>
          <w:rStyle w:val="normaltextrun"/>
          <w:rFonts w:eastAsiaTheme="majorEastAsia"/>
          <w:color w:val="000000"/>
          <w:rPrChange w:id="10" w:author="Brayan Amortegui" w:date="2025-03-17T20:29:00Z">
            <w:rPr>
              <w:b/>
              <w:color w:val="000000" w:themeColor="text1"/>
              <w:lang w:val="es-ES"/>
            </w:rPr>
          </w:rPrChange>
        </w:rPr>
        <w:t xml:space="preserve">GUÍA </w:t>
      </w:r>
      <w:r w:rsidR="00BA16BC">
        <w:rPr>
          <w:rStyle w:val="normaltextrun"/>
          <w:rFonts w:eastAsiaTheme="majorEastAsia"/>
          <w:color w:val="000000"/>
        </w:rPr>
        <w:t>4</w:t>
      </w:r>
      <w:del w:id="11" w:author="Brayan Amortegui" w:date="2025-03-17T20:29:00Z">
        <w:r>
          <w:rPr>
            <w:b/>
            <w:bCs/>
            <w:color w:val="000000" w:themeColor="text1"/>
            <w:lang w:val="es-ES"/>
          </w:rPr>
          <w:delText xml:space="preserve"> </w:delText>
        </w:r>
      </w:del>
    </w:p>
    <w:p w14:paraId="27486823" w14:textId="77777777" w:rsidR="00654721" w:rsidRDefault="00654721" w:rsidP="00654721">
      <w:pPr>
        <w:pStyle w:val="Ttulo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s-CO"/>
        </w:rPr>
      </w:pPr>
    </w:p>
    <w:p w14:paraId="5E18FC99" w14:textId="6D133C94" w:rsidR="00654721" w:rsidRDefault="00BA16BC" w:rsidP="00654721">
      <w:pPr>
        <w:pStyle w:val="paragraph"/>
        <w:spacing w:before="0" w:beforeAutospacing="0" w:after="0" w:afterAutospacing="0"/>
        <w:jc w:val="center"/>
        <w:textAlignment w:val="baseline"/>
        <w:rPr>
          <w:ins w:id="12" w:author="Brayan Amortegui" w:date="2025-03-17T20:29:00Z"/>
          <w:rFonts w:ascii="Segoe UI" w:hAnsi="Segoe UI" w:cs="Segoe UI"/>
          <w:sz w:val="18"/>
          <w:szCs w:val="18"/>
          <w:lang w:val="es-ES"/>
        </w:rPr>
      </w:pPr>
      <w:r>
        <w:rPr>
          <w:rFonts w:asciiTheme="minorHAnsi" w:hAnsiTheme="minorHAnsi"/>
          <w:b/>
          <w:kern w:val="2"/>
          <w:sz w:val="22"/>
          <w:szCs w:val="22"/>
          <w:lang w:val="es-ES_tradnl" w:eastAsia="en-US"/>
          <w14:ligatures w14:val="standardContextual"/>
        </w:rPr>
        <w:t>P</w:t>
      </w:r>
      <w:r w:rsidRPr="00BA16BC">
        <w:rPr>
          <w:rFonts w:asciiTheme="minorHAnsi" w:hAnsiTheme="minorHAnsi"/>
          <w:b/>
          <w:kern w:val="2"/>
          <w:sz w:val="22"/>
          <w:szCs w:val="22"/>
          <w:lang w:val="es-ES_tradnl" w:eastAsia="en-US"/>
          <w14:ligatures w14:val="standardContextual"/>
        </w:rPr>
        <w:t>ROYECTO INTEGRADOR - BASES DE DATOS Y COMUNICACIONES</w:t>
      </w:r>
      <w:ins w:id="13" w:author="Brayan Amortegui" w:date="2025-03-17T20:29:00Z">
        <w:r>
          <w:rPr>
            <w:rStyle w:val="eop"/>
            <w:rFonts w:eastAsiaTheme="majorEastAsia"/>
            <w:color w:val="000000"/>
            <w:lang w:val="es-ES"/>
          </w:rPr>
          <w:t> </w:t>
        </w:r>
      </w:ins>
    </w:p>
    <w:p w14:paraId="7F9F63D4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ins w:id="14" w:author="Brayan Amortegui" w:date="2025-03-17T20:29:00Z"/>
          <w:rStyle w:val="eop"/>
          <w:rFonts w:eastAsiaTheme="majorEastAsia"/>
          <w:color w:val="000000"/>
          <w:lang w:val="es-ES"/>
        </w:rPr>
      </w:pPr>
      <w:ins w:id="15" w:author="Brayan Amortegui" w:date="2025-03-17T20:29:00Z">
        <w:r>
          <w:rPr>
            <w:rStyle w:val="eop"/>
            <w:rFonts w:eastAsiaTheme="majorEastAsia"/>
            <w:color w:val="000000"/>
            <w:lang w:val="es-ES"/>
          </w:rPr>
          <w:t> </w:t>
        </w:r>
      </w:ins>
    </w:p>
    <w:p w14:paraId="20C5AB96" w14:textId="77777777" w:rsidR="00654721" w:rsidRDefault="0065472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  <w:lang w:val="es-ES"/>
          <w:rPrChange w:id="16" w:author="Brayan Amortegui" w:date="2025-03-17T20:29:00Z">
            <w:rPr>
              <w:rFonts w:ascii="Times New Roman" w:hAnsi="Times New Roman"/>
              <w:b/>
              <w:color w:val="000000" w:themeColor="text1"/>
              <w:sz w:val="24"/>
              <w:lang w:val="es-ES_tradnl"/>
            </w:rPr>
          </w:rPrChange>
        </w:rPr>
        <w:pPrChange w:id="17" w:author="Brayan Amortegui" w:date="2025-03-17T20:29:00Z">
          <w:pPr>
            <w:jc w:val="center"/>
          </w:pPr>
        </w:pPrChange>
      </w:pPr>
    </w:p>
    <w:p w14:paraId="5A545ECD" w14:textId="77777777" w:rsidR="00654721" w:rsidRDefault="0065472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/>
          <w:sz w:val="18"/>
          <w:lang w:val="es-ES"/>
          <w:rPrChange w:id="18" w:author="Brayan Amortegui" w:date="2025-03-17T20:29:00Z">
            <w:rPr>
              <w:rFonts w:ascii="Times New Roman" w:hAnsi="Times New Roman"/>
              <w:b/>
              <w:color w:val="000000" w:themeColor="text1"/>
              <w:sz w:val="24"/>
              <w:lang w:val="es-ES_tradnl"/>
            </w:rPr>
          </w:rPrChange>
        </w:rPr>
        <w:pPrChange w:id="19" w:author="Brayan Amortegui" w:date="2025-03-17T20:29:00Z">
          <w:pPr>
            <w:jc w:val="center"/>
          </w:pPr>
        </w:pPrChange>
      </w:pPr>
    </w:p>
    <w:p w14:paraId="71C5B8FC" w14:textId="77777777" w:rsidR="00654721" w:rsidRDefault="0065472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/>
          <w:sz w:val="18"/>
          <w:rPrChange w:id="20" w:author="Brayan Amortegui" w:date="2025-03-17T20:29:00Z">
            <w:rPr>
              <w:rFonts w:ascii="Times New Roman" w:hAnsi="Times New Roman"/>
              <w:b/>
              <w:color w:val="000000" w:themeColor="text1"/>
              <w:sz w:val="24"/>
              <w:lang w:val="es-ES_tradnl"/>
            </w:rPr>
          </w:rPrChange>
        </w:rPr>
        <w:pPrChange w:id="21" w:author="Brayan Amortegui" w:date="2025-03-17T20:29:00Z">
          <w:pPr>
            <w:spacing w:before="240"/>
            <w:jc w:val="center"/>
          </w:pPr>
        </w:pPrChange>
      </w:pPr>
      <w:r>
        <w:rPr>
          <w:rStyle w:val="normaltextrun"/>
          <w:rFonts w:eastAsiaTheme="majorEastAsia"/>
          <w:color w:val="000000"/>
          <w:lang w:val="es-ES"/>
          <w:rPrChange w:id="22" w:author="Brayan Amortegui" w:date="2025-03-17T20:29:00Z">
            <w:rPr>
              <w:b/>
              <w:color w:val="000000" w:themeColor="text1"/>
              <w:lang w:val="es-ES_tradnl"/>
            </w:rPr>
          </w:rPrChange>
        </w:rPr>
        <w:t>AUTORES:</w:t>
      </w:r>
      <w:ins w:id="23" w:author="Brayan Amortegui" w:date="2025-03-17T20:29:00Z">
        <w:r>
          <w:rPr>
            <w:rStyle w:val="eop"/>
            <w:rFonts w:eastAsiaTheme="majorEastAsia"/>
            <w:color w:val="000000"/>
          </w:rPr>
          <w:t> </w:t>
        </w:r>
      </w:ins>
    </w:p>
    <w:p w14:paraId="49568592" w14:textId="77777777" w:rsidR="00654721" w:rsidRDefault="0065472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/>
          <w:sz w:val="18"/>
          <w:rPrChange w:id="24" w:author="Brayan Amortegui" w:date="2025-03-17T20:29:00Z">
            <w:rPr>
              <w:rFonts w:ascii="Times New Roman" w:hAnsi="Times New Roman"/>
              <w:color w:val="000000" w:themeColor="text1"/>
              <w:sz w:val="24"/>
              <w:lang w:val="es-ES_tradnl"/>
            </w:rPr>
          </w:rPrChange>
        </w:rPr>
        <w:pPrChange w:id="25" w:author="Brayan Amortegui" w:date="2025-03-17T20:29:00Z">
          <w:pPr>
            <w:spacing w:before="240"/>
            <w:jc w:val="center"/>
          </w:pPr>
        </w:pPrChange>
      </w:pPr>
      <w:r>
        <w:rPr>
          <w:rStyle w:val="normaltextrun"/>
          <w:rFonts w:eastAsiaTheme="majorEastAsia"/>
          <w:color w:val="000000"/>
          <w:lang w:val="es-ES"/>
          <w:rPrChange w:id="26" w:author="Brayan Amortegui" w:date="2025-03-17T20:29:00Z">
            <w:rPr>
              <w:color w:val="000000" w:themeColor="text1"/>
              <w:lang w:val="es-ES_tradnl"/>
            </w:rPr>
          </w:rPrChange>
        </w:rPr>
        <w:t>MAYCKOLL ANDRÉS TORRES DIAZ.</w:t>
      </w:r>
      <w:ins w:id="27" w:author="Brayan Amortegui" w:date="2025-03-17T20:29:00Z">
        <w:r>
          <w:rPr>
            <w:rStyle w:val="eop"/>
            <w:rFonts w:eastAsiaTheme="majorEastAsia"/>
            <w:color w:val="000000"/>
          </w:rPr>
          <w:t> </w:t>
        </w:r>
      </w:ins>
    </w:p>
    <w:p w14:paraId="174F0CC8" w14:textId="77777777" w:rsidR="00654721" w:rsidRDefault="0065472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  <w:rPrChange w:id="28" w:author="Brayan Amortegui" w:date="2025-03-17T20:29:00Z">
            <w:rPr>
              <w:rFonts w:ascii="Times New Roman" w:hAnsi="Times New Roman"/>
              <w:b/>
              <w:color w:val="000000" w:themeColor="text1"/>
              <w:sz w:val="24"/>
              <w:lang w:val="es-ES"/>
            </w:rPr>
          </w:rPrChange>
        </w:rPr>
        <w:pPrChange w:id="29" w:author="Brayan Amortegui" w:date="2025-03-17T20:29:00Z">
          <w:pPr>
            <w:jc w:val="center"/>
          </w:pPr>
        </w:pPrChange>
      </w:pPr>
    </w:p>
    <w:p w14:paraId="4EAA06DC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ins w:id="30" w:author="Brayan Amortegui" w:date="2025-03-17T20:29:00Z"/>
          <w:rStyle w:val="eop"/>
          <w:rFonts w:eastAsiaTheme="majorEastAsia"/>
          <w:color w:val="000000"/>
        </w:rPr>
      </w:pPr>
    </w:p>
    <w:p w14:paraId="6BD5F438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ins w:id="31" w:author="Brayan Amortegui" w:date="2025-03-17T20:29:00Z"/>
          <w:rStyle w:val="eop"/>
          <w:rFonts w:eastAsiaTheme="majorEastAsia"/>
          <w:color w:val="000000"/>
        </w:rPr>
      </w:pPr>
    </w:p>
    <w:p w14:paraId="0A07016E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ins w:id="32" w:author="Brayan Amortegui" w:date="2025-03-17T20:29:00Z"/>
          <w:rFonts w:ascii="Segoe UI" w:hAnsi="Segoe UI" w:cs="Segoe UI"/>
          <w:sz w:val="18"/>
          <w:szCs w:val="18"/>
        </w:rPr>
      </w:pPr>
      <w:ins w:id="33" w:author="Brayan Amortegui" w:date="2025-03-17T20:29:00Z">
        <w:r>
          <w:rPr>
            <w:rStyle w:val="eop"/>
            <w:rFonts w:eastAsiaTheme="majorEastAsia"/>
            <w:color w:val="000000"/>
          </w:rPr>
          <w:t> </w:t>
        </w:r>
      </w:ins>
    </w:p>
    <w:p w14:paraId="49CEA0D1" w14:textId="77777777" w:rsidR="00654721" w:rsidRDefault="0065472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/>
          <w:sz w:val="18"/>
          <w:rPrChange w:id="34" w:author="Brayan Amortegui" w:date="2025-03-17T20:29:00Z">
            <w:rPr>
              <w:rFonts w:ascii="Times New Roman" w:hAnsi="Times New Roman"/>
              <w:b/>
              <w:color w:val="000000" w:themeColor="text1"/>
              <w:sz w:val="24"/>
              <w:lang w:val="es-ES_tradnl"/>
            </w:rPr>
          </w:rPrChange>
        </w:rPr>
        <w:pPrChange w:id="35" w:author="Brayan Amortegui" w:date="2025-03-17T20:29:00Z">
          <w:pPr>
            <w:jc w:val="center"/>
          </w:pPr>
        </w:pPrChange>
      </w:pPr>
      <w:ins w:id="36" w:author="Brayan Amortegui" w:date="2025-03-17T20:29:00Z">
        <w:r>
          <w:rPr>
            <w:rStyle w:val="eop"/>
            <w:rFonts w:eastAsiaTheme="majorEastAsia"/>
            <w:color w:val="000000"/>
          </w:rPr>
          <w:t> </w:t>
        </w:r>
      </w:ins>
    </w:p>
    <w:p w14:paraId="16FC532F" w14:textId="77777777" w:rsidR="00654721" w:rsidRDefault="0065472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/>
          <w:sz w:val="18"/>
          <w:rPrChange w:id="37" w:author="Brayan Amortegui" w:date="2025-03-17T20:29:00Z">
            <w:rPr>
              <w:rFonts w:ascii="Times New Roman" w:hAnsi="Times New Roman"/>
              <w:b/>
              <w:color w:val="000000" w:themeColor="text1"/>
              <w:sz w:val="24"/>
              <w:lang w:val="es-ES_tradnl"/>
            </w:rPr>
          </w:rPrChange>
        </w:rPr>
        <w:pPrChange w:id="38" w:author="Brayan Amortegui" w:date="2025-03-17T20:29:00Z">
          <w:pPr>
            <w:spacing w:before="240"/>
            <w:jc w:val="center"/>
          </w:pPr>
        </w:pPrChange>
      </w:pPr>
      <w:r>
        <w:rPr>
          <w:rStyle w:val="normaltextrun"/>
          <w:rFonts w:eastAsiaTheme="majorEastAsia"/>
          <w:color w:val="000000"/>
          <w:lang w:val="es-ES"/>
          <w:rPrChange w:id="39" w:author="Brayan Amortegui" w:date="2025-03-17T20:29:00Z">
            <w:rPr>
              <w:b/>
              <w:color w:val="000000" w:themeColor="text1"/>
              <w:lang w:val="es-ES_tradnl"/>
            </w:rPr>
          </w:rPrChange>
        </w:rPr>
        <w:t>TUTOR</w:t>
      </w:r>
      <w:ins w:id="40" w:author="Brayan Amortegui" w:date="2025-03-17T20:29:00Z">
        <w:r>
          <w:rPr>
            <w:rStyle w:val="eop"/>
            <w:rFonts w:eastAsiaTheme="majorEastAsia"/>
            <w:color w:val="000000"/>
          </w:rPr>
          <w:t> </w:t>
        </w:r>
      </w:ins>
    </w:p>
    <w:p w14:paraId="69100312" w14:textId="77777777" w:rsidR="00654721" w:rsidRDefault="0065472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/>
          <w:sz w:val="18"/>
          <w:rPrChange w:id="41" w:author="Brayan Amortegui" w:date="2025-03-17T20:29:00Z">
            <w:rPr>
              <w:rFonts w:ascii="Times New Roman" w:hAnsi="Times New Roman"/>
              <w:b/>
              <w:color w:val="000000" w:themeColor="text1"/>
              <w:sz w:val="24"/>
              <w:lang w:val="es-ES_tradnl"/>
            </w:rPr>
          </w:rPrChange>
        </w:rPr>
        <w:pPrChange w:id="42" w:author="Brayan Amortegui" w:date="2025-03-17T20:29:00Z">
          <w:pPr>
            <w:spacing w:before="240"/>
            <w:jc w:val="center"/>
          </w:pPr>
        </w:pPrChange>
      </w:pPr>
      <w:r>
        <w:rPr>
          <w:rStyle w:val="normaltextrun"/>
          <w:rFonts w:eastAsiaTheme="majorEastAsia"/>
          <w:rPrChange w:id="43" w:author="Brayan Amortegui" w:date="2025-03-17T20:29:00Z">
            <w:rPr/>
          </w:rPrChange>
        </w:rPr>
        <w:t>DILSA ENITH TRIANA MARTÍNEZ</w:t>
      </w:r>
      <w:ins w:id="44" w:author="Brayan Amortegui" w:date="2025-03-17T20:29:00Z">
        <w:r>
          <w:rPr>
            <w:rStyle w:val="eop"/>
            <w:rFonts w:eastAsiaTheme="majorEastAsia"/>
          </w:rPr>
          <w:t> </w:t>
        </w:r>
      </w:ins>
    </w:p>
    <w:p w14:paraId="2652B0F1" w14:textId="77777777" w:rsidR="00654721" w:rsidRDefault="00654721" w:rsidP="00654721">
      <w:pPr>
        <w:spacing w:before="240"/>
        <w:jc w:val="center"/>
        <w:rPr>
          <w:del w:id="45" w:author="Brayan Amortegui" w:date="2025-03-17T20:29:00Z"/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</w:p>
    <w:p w14:paraId="4D5ADA80" w14:textId="77777777" w:rsidR="00654721" w:rsidRDefault="00654721" w:rsidP="00654721">
      <w:pPr>
        <w:spacing w:before="240"/>
        <w:jc w:val="center"/>
        <w:rPr>
          <w:del w:id="46" w:author="Brayan Amortegui" w:date="2025-03-17T20:29:00Z"/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</w:p>
    <w:p w14:paraId="317D4F3F" w14:textId="77777777" w:rsidR="00654721" w:rsidRDefault="00654721" w:rsidP="00654721">
      <w:pPr>
        <w:spacing w:before="240"/>
        <w:jc w:val="center"/>
        <w:rPr>
          <w:del w:id="47" w:author="Brayan Amortegui" w:date="2025-03-17T20:29:00Z"/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</w:p>
    <w:p w14:paraId="2F55E932" w14:textId="77777777" w:rsidR="00654721" w:rsidRDefault="00654721" w:rsidP="00654721">
      <w:pPr>
        <w:spacing w:before="240"/>
        <w:jc w:val="center"/>
        <w:rPr>
          <w:del w:id="48" w:author="Brayan Amortegui" w:date="2025-03-17T20:29:00Z"/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</w:p>
    <w:p w14:paraId="0DDFFDAE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ins w:id="49" w:author="Brayan Amortegui" w:date="2025-03-17T20:29:00Z"/>
          <w:rFonts w:ascii="Segoe UI" w:hAnsi="Segoe UI" w:cs="Segoe UI"/>
          <w:sz w:val="18"/>
          <w:szCs w:val="18"/>
        </w:rPr>
      </w:pPr>
      <w:ins w:id="50" w:author="Brayan Amortegui" w:date="2025-03-17T20:29:00Z">
        <w:r>
          <w:rPr>
            <w:rStyle w:val="eop"/>
            <w:rFonts w:eastAsiaTheme="majorEastAsia"/>
            <w:color w:val="000000"/>
          </w:rPr>
          <w:t> </w:t>
        </w:r>
      </w:ins>
    </w:p>
    <w:p w14:paraId="6513BFDF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ins w:id="51" w:author="Brayan Amortegui" w:date="2025-03-17T20:29:00Z"/>
          <w:rStyle w:val="eop"/>
          <w:rFonts w:eastAsiaTheme="majorEastAsia"/>
          <w:color w:val="000000"/>
          <w:lang w:val="es-ES"/>
        </w:rPr>
      </w:pPr>
    </w:p>
    <w:p w14:paraId="41B4A8AD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ins w:id="52" w:author="Brayan Amortegui" w:date="2025-03-17T20:29:00Z"/>
          <w:rStyle w:val="eop"/>
          <w:rFonts w:eastAsiaTheme="majorEastAsia"/>
          <w:color w:val="000000"/>
          <w:lang w:val="es-ES"/>
        </w:rPr>
      </w:pPr>
    </w:p>
    <w:p w14:paraId="4AB7C672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ins w:id="53" w:author="Brayan Amortegui" w:date="2025-03-17T20:29:00Z"/>
          <w:rStyle w:val="eop"/>
          <w:rFonts w:eastAsiaTheme="majorEastAsia"/>
          <w:color w:val="000000"/>
          <w:lang w:val="es-ES"/>
        </w:rPr>
      </w:pPr>
    </w:p>
    <w:p w14:paraId="0744D5D7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ins w:id="54" w:author="Brayan Amortegui" w:date="2025-03-17T20:29:00Z"/>
          <w:rStyle w:val="eop"/>
          <w:rFonts w:eastAsiaTheme="majorEastAsia"/>
          <w:color w:val="000000"/>
          <w:lang w:val="es-ES"/>
        </w:rPr>
      </w:pPr>
    </w:p>
    <w:p w14:paraId="76CC4516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ins w:id="55" w:author="Brayan Amortegui" w:date="2025-03-17T20:29:00Z"/>
          <w:rStyle w:val="eop"/>
          <w:rFonts w:eastAsiaTheme="majorEastAsia"/>
          <w:color w:val="000000"/>
          <w:lang w:val="es-ES"/>
        </w:rPr>
      </w:pPr>
    </w:p>
    <w:p w14:paraId="15834EBC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ins w:id="56" w:author="Brayan Amortegui" w:date="2025-03-17T20:29:00Z"/>
          <w:rStyle w:val="eop"/>
          <w:rFonts w:eastAsiaTheme="majorEastAsia"/>
          <w:color w:val="000000"/>
          <w:lang w:val="es-ES"/>
        </w:rPr>
      </w:pPr>
    </w:p>
    <w:p w14:paraId="697051F2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ins w:id="57" w:author="Brayan Amortegui" w:date="2025-03-17T20:29:00Z"/>
          <w:rStyle w:val="eop"/>
          <w:rFonts w:eastAsiaTheme="majorEastAsia"/>
          <w:color w:val="000000"/>
          <w:lang w:val="es-ES"/>
        </w:rPr>
      </w:pPr>
    </w:p>
    <w:p w14:paraId="15048DFA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ins w:id="58" w:author="Brayan Amortegui" w:date="2025-03-17T20:29:00Z"/>
          <w:rStyle w:val="eop"/>
          <w:rFonts w:eastAsiaTheme="majorEastAsia"/>
          <w:color w:val="000000"/>
          <w:lang w:val="es-ES"/>
        </w:rPr>
      </w:pPr>
    </w:p>
    <w:p w14:paraId="6AC77A39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ins w:id="59" w:author="Brayan Amortegui" w:date="2025-03-17T20:29:00Z"/>
          <w:rFonts w:ascii="Segoe UI" w:hAnsi="Segoe UI" w:cs="Segoe UI"/>
          <w:sz w:val="18"/>
          <w:szCs w:val="18"/>
          <w:lang w:val="es-ES"/>
        </w:rPr>
      </w:pPr>
      <w:ins w:id="60" w:author="Brayan Amortegui" w:date="2025-03-17T20:29:00Z">
        <w:r>
          <w:rPr>
            <w:rStyle w:val="eop"/>
            <w:rFonts w:eastAsiaTheme="majorEastAsia"/>
            <w:color w:val="000000"/>
            <w:lang w:val="es-ES"/>
          </w:rPr>
          <w:t> </w:t>
        </w:r>
      </w:ins>
    </w:p>
    <w:p w14:paraId="01A8C4B6" w14:textId="0EC306A5" w:rsidR="00654721" w:rsidRDefault="00BA16B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/>
          <w:sz w:val="18"/>
          <w:rPrChange w:id="61" w:author="Brayan Amortegui" w:date="2025-03-17T20:29:00Z">
            <w:rPr>
              <w:rFonts w:ascii="Times New Roman" w:hAnsi="Times New Roman"/>
              <w:b/>
              <w:color w:val="000000" w:themeColor="text1"/>
              <w:sz w:val="24"/>
              <w:lang w:val="es-ES"/>
            </w:rPr>
          </w:rPrChange>
        </w:rPr>
        <w:pPrChange w:id="62" w:author="Brayan Amortegui" w:date="2025-03-17T20:29:00Z">
          <w:pPr>
            <w:spacing w:before="240"/>
            <w:jc w:val="center"/>
          </w:pPr>
        </w:pPrChange>
      </w:pPr>
      <w:r>
        <w:rPr>
          <w:rStyle w:val="normaltextrun"/>
          <w:rFonts w:eastAsiaTheme="majorEastAsia"/>
          <w:color w:val="000000"/>
        </w:rPr>
        <w:t>02</w:t>
      </w:r>
      <w:r w:rsidR="00654721">
        <w:rPr>
          <w:rStyle w:val="normaltextrun"/>
          <w:rFonts w:eastAsiaTheme="majorEastAsia"/>
          <w:color w:val="000000"/>
          <w:rPrChange w:id="63" w:author="Brayan Amortegui" w:date="2025-03-17T20:29:00Z">
            <w:rPr>
              <w:b/>
              <w:color w:val="000000" w:themeColor="text1"/>
              <w:lang w:val="es-ES"/>
            </w:rPr>
          </w:rPrChange>
        </w:rPr>
        <w:t xml:space="preserve"> DE </w:t>
      </w:r>
      <w:r>
        <w:rPr>
          <w:rStyle w:val="normaltextrun"/>
          <w:rFonts w:eastAsiaTheme="majorEastAsia"/>
          <w:color w:val="000000"/>
        </w:rPr>
        <w:t>ABRIL</w:t>
      </w:r>
      <w:r w:rsidR="00654721">
        <w:rPr>
          <w:rStyle w:val="normaltextrun"/>
          <w:rFonts w:eastAsiaTheme="majorEastAsia"/>
          <w:color w:val="000000"/>
          <w:rPrChange w:id="64" w:author="Brayan Amortegui" w:date="2025-03-17T20:29:00Z">
            <w:rPr>
              <w:b/>
              <w:color w:val="000000" w:themeColor="text1"/>
              <w:lang w:val="es-ES"/>
            </w:rPr>
          </w:rPrChange>
        </w:rPr>
        <w:t xml:space="preserve"> DE </w:t>
      </w:r>
      <w:del w:id="65" w:author="Brayan Amortegui" w:date="2025-03-17T20:29:00Z">
        <w:r w:rsidR="00654721" w:rsidRPr="331526FB">
          <w:rPr>
            <w:b/>
            <w:bCs/>
            <w:color w:val="000000" w:themeColor="text1"/>
            <w:lang w:val="es-ES"/>
          </w:rPr>
          <w:delText>202</w:delText>
        </w:r>
        <w:r w:rsidR="00654721">
          <w:rPr>
            <w:b/>
            <w:bCs/>
            <w:color w:val="000000" w:themeColor="text1"/>
            <w:lang w:val="es-ES"/>
          </w:rPr>
          <w:delText>5</w:delText>
        </w:r>
      </w:del>
      <w:ins w:id="66" w:author="Brayan Amortegui" w:date="2025-03-17T20:29:00Z">
        <w:r w:rsidR="00654721">
          <w:rPr>
            <w:rStyle w:val="normaltextrun"/>
            <w:rFonts w:eastAsiaTheme="majorEastAsia"/>
            <w:b/>
            <w:bCs/>
            <w:color w:val="000000"/>
            <w:lang w:val="es-ES"/>
          </w:rPr>
          <w:t>202</w:t>
        </w:r>
      </w:ins>
      <w:r>
        <w:rPr>
          <w:rStyle w:val="normaltextrun"/>
          <w:rFonts w:eastAsiaTheme="majorEastAsia"/>
          <w:b/>
          <w:bCs/>
          <w:color w:val="000000"/>
          <w:lang w:val="es-ES"/>
        </w:rPr>
        <w:t>5</w:t>
      </w:r>
      <w:ins w:id="67" w:author="Brayan Amortegui" w:date="2025-03-17T20:29:00Z">
        <w:r w:rsidR="00654721">
          <w:rPr>
            <w:rStyle w:val="eop"/>
            <w:rFonts w:eastAsiaTheme="majorEastAsia"/>
            <w:color w:val="000000"/>
          </w:rPr>
          <w:t> </w:t>
        </w:r>
      </w:ins>
    </w:p>
    <w:p w14:paraId="26816643" w14:textId="77777777" w:rsidR="004549CF" w:rsidRPr="00654702" w:rsidRDefault="004549CF" w:rsidP="004549CF">
      <w:pPr>
        <w:jc w:val="center"/>
        <w:rPr>
          <w:rFonts w:eastAsia="Times New Roman" w:cs="Times New Roman"/>
          <w:b/>
          <w:bCs/>
          <w:lang w:val="es-ES"/>
        </w:rPr>
      </w:pPr>
    </w:p>
    <w:p w14:paraId="4D3CEE22" w14:textId="77777777" w:rsidR="004549CF" w:rsidRPr="00654702" w:rsidRDefault="004549CF" w:rsidP="004549CF">
      <w:pPr>
        <w:rPr>
          <w:rFonts w:eastAsia="Times New Roman" w:cs="Times New Roman"/>
          <w:b/>
          <w:color w:val="000000" w:themeColor="text1"/>
          <w:lang w:val="es-ES_tradnl"/>
        </w:rPr>
      </w:pPr>
    </w:p>
    <w:p w14:paraId="3588675E" w14:textId="77777777" w:rsidR="004549CF" w:rsidRDefault="004549CF" w:rsidP="004549CF">
      <w:pPr>
        <w:jc w:val="center"/>
        <w:rPr>
          <w:rFonts w:ascii="Arial" w:eastAsia="Times New Roman" w:hAnsi="Arial"/>
          <w:b/>
          <w:color w:val="000000" w:themeColor="text1"/>
          <w:sz w:val="24"/>
          <w:szCs w:val="24"/>
          <w:lang w:val="es-ES_tradnl"/>
        </w:rPr>
      </w:pPr>
    </w:p>
    <w:p w14:paraId="4CF252E5" w14:textId="77777777" w:rsidR="004549CF" w:rsidRDefault="004549CF" w:rsidP="004549CF">
      <w:pPr>
        <w:jc w:val="center"/>
        <w:rPr>
          <w:rFonts w:ascii="Arial" w:eastAsia="Times New Roman" w:hAnsi="Arial"/>
          <w:b/>
          <w:color w:val="000000" w:themeColor="text1"/>
          <w:sz w:val="24"/>
          <w:szCs w:val="24"/>
          <w:lang w:val="es-ES_tradnl"/>
        </w:rPr>
      </w:pPr>
    </w:p>
    <w:p w14:paraId="3508FF2C" w14:textId="3F525B65" w:rsidR="00713BA3" w:rsidRPr="00FF299A" w:rsidRDefault="00713BA3" w:rsidP="00713BA3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2F48AA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INTRODUCCIÓN</w:t>
      </w:r>
      <w:r w:rsidRPr="002F48AA">
        <w:rPr>
          <w:rFonts w:ascii="Times New Roman" w:hAnsi="Times New Roman" w:cs="Times New Roman"/>
          <w:b/>
          <w:bCs/>
          <w:sz w:val="24"/>
          <w:szCs w:val="24"/>
          <w:lang w:val="es-ES"/>
        </w:rPr>
        <w:br/>
      </w:r>
      <w:r w:rsidRPr="002F48AA">
        <w:rPr>
          <w:rFonts w:ascii="Times New Roman" w:hAnsi="Times New Roman" w:cs="Times New Roman"/>
          <w:b/>
          <w:bCs/>
          <w:sz w:val="24"/>
          <w:szCs w:val="24"/>
          <w:lang w:val="es-ES"/>
        </w:rPr>
        <w:br/>
      </w:r>
      <w:proofErr w:type="spellStart"/>
      <w:r w:rsidR="00BA16BC" w:rsidRPr="00BA16BC">
        <w:t>TechLogistics</w:t>
      </w:r>
      <w:proofErr w:type="spellEnd"/>
      <w:r w:rsidR="00BA16BC" w:rsidRPr="00BA16BC">
        <w:t xml:space="preserve"> S.A. </w:t>
      </w:r>
      <w:proofErr w:type="spellStart"/>
      <w:r w:rsidR="00BA16BC" w:rsidRPr="00BA16BC">
        <w:t>busca</w:t>
      </w:r>
      <w:proofErr w:type="spellEnd"/>
      <w:r w:rsidR="00BA16BC" w:rsidRPr="00BA16BC">
        <w:t xml:space="preserve"> </w:t>
      </w:r>
      <w:proofErr w:type="spellStart"/>
      <w:r w:rsidR="00BA16BC" w:rsidRPr="00BA16BC">
        <w:t>modernizar</w:t>
      </w:r>
      <w:proofErr w:type="spellEnd"/>
      <w:r w:rsidR="00BA16BC" w:rsidRPr="00BA16BC">
        <w:t xml:space="preserve"> </w:t>
      </w:r>
      <w:proofErr w:type="spellStart"/>
      <w:r w:rsidR="00BA16BC" w:rsidRPr="00BA16BC">
        <w:t>su</w:t>
      </w:r>
      <w:proofErr w:type="spellEnd"/>
      <w:r w:rsidR="00BA16BC" w:rsidRPr="00BA16BC">
        <w:t xml:space="preserve"> </w:t>
      </w:r>
      <w:proofErr w:type="spellStart"/>
      <w:r w:rsidR="00BA16BC" w:rsidRPr="00BA16BC">
        <w:t>infraestructura</w:t>
      </w:r>
      <w:proofErr w:type="spellEnd"/>
      <w:r w:rsidR="00BA16BC" w:rsidRPr="00BA16BC">
        <w:t xml:space="preserve"> </w:t>
      </w:r>
      <w:proofErr w:type="spellStart"/>
      <w:r w:rsidR="00BA16BC" w:rsidRPr="00BA16BC">
        <w:t>tecnológica</w:t>
      </w:r>
      <w:proofErr w:type="spellEnd"/>
      <w:r w:rsidR="00BA16BC" w:rsidRPr="00BA16BC">
        <w:t xml:space="preserve"> </w:t>
      </w:r>
      <w:proofErr w:type="spellStart"/>
      <w:r w:rsidR="00BA16BC" w:rsidRPr="00BA16BC">
        <w:t>mediante</w:t>
      </w:r>
      <w:proofErr w:type="spellEnd"/>
      <w:r w:rsidR="00BA16BC" w:rsidRPr="00BA16BC">
        <w:t xml:space="preserve"> </w:t>
      </w:r>
      <w:proofErr w:type="spellStart"/>
      <w:r w:rsidR="00BA16BC" w:rsidRPr="00BA16BC">
        <w:t>el</w:t>
      </w:r>
      <w:proofErr w:type="spellEnd"/>
      <w:r w:rsidR="00BA16BC" w:rsidRPr="00BA16BC">
        <w:t xml:space="preserve"> </w:t>
      </w:r>
      <w:proofErr w:type="spellStart"/>
      <w:r w:rsidR="00BA16BC" w:rsidRPr="00BA16BC">
        <w:t>desarrollo</w:t>
      </w:r>
      <w:proofErr w:type="spellEnd"/>
      <w:r w:rsidR="00BA16BC" w:rsidRPr="00BA16BC">
        <w:t xml:space="preserve"> de un </w:t>
      </w:r>
      <w:proofErr w:type="spellStart"/>
      <w:r w:rsidR="00BA16BC" w:rsidRPr="00BA16BC">
        <w:t>sistema</w:t>
      </w:r>
      <w:proofErr w:type="spellEnd"/>
      <w:r w:rsidR="00BA16BC" w:rsidRPr="00BA16BC">
        <w:t xml:space="preserve"> de </w:t>
      </w:r>
      <w:proofErr w:type="spellStart"/>
      <w:r w:rsidR="00BA16BC" w:rsidRPr="00BA16BC">
        <w:t>gestión</w:t>
      </w:r>
      <w:proofErr w:type="spellEnd"/>
      <w:r w:rsidR="00BA16BC" w:rsidRPr="00BA16BC">
        <w:t xml:space="preserve"> de </w:t>
      </w:r>
      <w:proofErr w:type="spellStart"/>
      <w:r w:rsidR="00BA16BC" w:rsidRPr="00BA16BC">
        <w:t>pedidos</w:t>
      </w:r>
      <w:proofErr w:type="spellEnd"/>
      <w:r w:rsidR="00BA16BC" w:rsidRPr="00BA16BC">
        <w:t xml:space="preserve"> y </w:t>
      </w:r>
      <w:proofErr w:type="spellStart"/>
      <w:r w:rsidR="00BA16BC" w:rsidRPr="00BA16BC">
        <w:t>rastreo</w:t>
      </w:r>
      <w:proofErr w:type="spellEnd"/>
      <w:r w:rsidR="00BA16BC" w:rsidRPr="00BA16BC">
        <w:t xml:space="preserve"> de </w:t>
      </w:r>
      <w:proofErr w:type="spellStart"/>
      <w:r w:rsidR="00BA16BC" w:rsidRPr="00BA16BC">
        <w:t>envíos</w:t>
      </w:r>
      <w:proofErr w:type="spellEnd"/>
      <w:r w:rsidR="00BA16BC" w:rsidRPr="00BA16BC">
        <w:t xml:space="preserve">. Este </w:t>
      </w:r>
      <w:proofErr w:type="spellStart"/>
      <w:r w:rsidR="00BA16BC" w:rsidRPr="00BA16BC">
        <w:t>sistema</w:t>
      </w:r>
      <w:proofErr w:type="spellEnd"/>
      <w:r w:rsidR="00BA16BC" w:rsidRPr="00BA16BC">
        <w:t xml:space="preserve"> </w:t>
      </w:r>
      <w:proofErr w:type="spellStart"/>
      <w:r w:rsidR="00BA16BC" w:rsidRPr="00BA16BC">
        <w:t>tiene</w:t>
      </w:r>
      <w:proofErr w:type="spellEnd"/>
      <w:r w:rsidR="00BA16BC" w:rsidRPr="00BA16BC">
        <w:t xml:space="preserve"> </w:t>
      </w:r>
      <w:proofErr w:type="spellStart"/>
      <w:r w:rsidR="00BA16BC" w:rsidRPr="00BA16BC">
        <w:t>como</w:t>
      </w:r>
      <w:proofErr w:type="spellEnd"/>
      <w:r w:rsidR="00BA16BC" w:rsidRPr="00BA16BC">
        <w:t xml:space="preserve"> </w:t>
      </w:r>
      <w:proofErr w:type="spellStart"/>
      <w:r w:rsidR="00BA16BC" w:rsidRPr="00BA16BC">
        <w:t>objetivo</w:t>
      </w:r>
      <w:proofErr w:type="spellEnd"/>
      <w:r w:rsidR="00BA16BC" w:rsidRPr="00BA16BC">
        <w:t xml:space="preserve"> </w:t>
      </w:r>
      <w:proofErr w:type="spellStart"/>
      <w:r w:rsidR="00BA16BC" w:rsidRPr="00BA16BC">
        <w:t>optimizar</w:t>
      </w:r>
      <w:proofErr w:type="spellEnd"/>
      <w:r w:rsidR="00BA16BC" w:rsidRPr="00BA16BC">
        <w:t xml:space="preserve"> la </w:t>
      </w:r>
      <w:proofErr w:type="spellStart"/>
      <w:r w:rsidR="00BA16BC" w:rsidRPr="00BA16BC">
        <w:t>administración</w:t>
      </w:r>
      <w:proofErr w:type="spellEnd"/>
      <w:r w:rsidR="00BA16BC" w:rsidRPr="00BA16BC">
        <w:t xml:space="preserve"> de </w:t>
      </w:r>
      <w:proofErr w:type="spellStart"/>
      <w:r w:rsidR="00BA16BC" w:rsidRPr="00BA16BC">
        <w:t>pedidos</w:t>
      </w:r>
      <w:proofErr w:type="spellEnd"/>
      <w:r w:rsidR="00BA16BC" w:rsidRPr="00BA16BC">
        <w:t xml:space="preserve">, </w:t>
      </w:r>
      <w:proofErr w:type="spellStart"/>
      <w:r w:rsidR="00BA16BC" w:rsidRPr="00BA16BC">
        <w:t>clientes</w:t>
      </w:r>
      <w:proofErr w:type="spellEnd"/>
      <w:r w:rsidR="00BA16BC" w:rsidRPr="00BA16BC">
        <w:t xml:space="preserve">, </w:t>
      </w:r>
      <w:proofErr w:type="spellStart"/>
      <w:r w:rsidR="00BA16BC" w:rsidRPr="00BA16BC">
        <w:t>transportistas</w:t>
      </w:r>
      <w:proofErr w:type="spellEnd"/>
      <w:r w:rsidR="00BA16BC" w:rsidRPr="00BA16BC">
        <w:t xml:space="preserve"> y </w:t>
      </w:r>
      <w:proofErr w:type="spellStart"/>
      <w:r w:rsidR="00BA16BC" w:rsidRPr="00BA16BC">
        <w:t>el</w:t>
      </w:r>
      <w:proofErr w:type="spellEnd"/>
      <w:r w:rsidR="00BA16BC" w:rsidRPr="00BA16BC">
        <w:t xml:space="preserve"> </w:t>
      </w:r>
      <w:proofErr w:type="spellStart"/>
      <w:r w:rsidR="00BA16BC" w:rsidRPr="00BA16BC">
        <w:t>seguimiento</w:t>
      </w:r>
      <w:proofErr w:type="spellEnd"/>
      <w:r w:rsidR="00BA16BC" w:rsidRPr="00BA16BC">
        <w:t xml:space="preserve"> </w:t>
      </w:r>
      <w:proofErr w:type="spellStart"/>
      <w:r w:rsidR="00BA16BC" w:rsidRPr="00BA16BC">
        <w:t>en</w:t>
      </w:r>
      <w:proofErr w:type="spellEnd"/>
      <w:r w:rsidR="00BA16BC" w:rsidRPr="00BA16BC">
        <w:t xml:space="preserve"> </w:t>
      </w:r>
      <w:proofErr w:type="spellStart"/>
      <w:r w:rsidR="00BA16BC" w:rsidRPr="00BA16BC">
        <w:t>tiempo</w:t>
      </w:r>
      <w:proofErr w:type="spellEnd"/>
      <w:r w:rsidR="00BA16BC" w:rsidRPr="00BA16BC">
        <w:t xml:space="preserve"> real de los </w:t>
      </w:r>
      <w:proofErr w:type="spellStart"/>
      <w:r w:rsidR="00BA16BC" w:rsidRPr="00BA16BC">
        <w:t>envíos</w:t>
      </w:r>
      <w:proofErr w:type="spellEnd"/>
      <w:r w:rsidR="00BA16BC" w:rsidRPr="00BA16BC">
        <w:t xml:space="preserve">, </w:t>
      </w:r>
      <w:proofErr w:type="spellStart"/>
      <w:r w:rsidR="00BA16BC" w:rsidRPr="00BA16BC">
        <w:t>mejorando</w:t>
      </w:r>
      <w:proofErr w:type="spellEnd"/>
      <w:r w:rsidR="00BA16BC" w:rsidRPr="00BA16BC">
        <w:t xml:space="preserve"> </w:t>
      </w:r>
      <w:proofErr w:type="spellStart"/>
      <w:r w:rsidR="00BA16BC" w:rsidRPr="00BA16BC">
        <w:t>así</w:t>
      </w:r>
      <w:proofErr w:type="spellEnd"/>
      <w:r w:rsidR="00BA16BC" w:rsidRPr="00BA16BC">
        <w:t xml:space="preserve"> la </w:t>
      </w:r>
      <w:proofErr w:type="spellStart"/>
      <w:r w:rsidR="00BA16BC" w:rsidRPr="00BA16BC">
        <w:t>eficiencia</w:t>
      </w:r>
      <w:proofErr w:type="spellEnd"/>
      <w:r w:rsidR="00BA16BC" w:rsidRPr="00BA16BC">
        <w:t xml:space="preserve"> </w:t>
      </w:r>
      <w:proofErr w:type="spellStart"/>
      <w:r w:rsidR="00BA16BC" w:rsidRPr="00BA16BC">
        <w:t>operativa</w:t>
      </w:r>
      <w:proofErr w:type="spellEnd"/>
      <w:r w:rsidR="00BA16BC" w:rsidRPr="00BA16BC">
        <w:t xml:space="preserve"> y la </w:t>
      </w:r>
      <w:proofErr w:type="spellStart"/>
      <w:r w:rsidR="00BA16BC" w:rsidRPr="00BA16BC">
        <w:t>comunicación</w:t>
      </w:r>
      <w:proofErr w:type="spellEnd"/>
      <w:r w:rsidR="00BA16BC" w:rsidRPr="00BA16BC">
        <w:t xml:space="preserve"> de </w:t>
      </w:r>
      <w:proofErr w:type="spellStart"/>
      <w:r w:rsidR="00BA16BC" w:rsidRPr="00BA16BC">
        <w:t>datos</w:t>
      </w:r>
      <w:proofErr w:type="spellEnd"/>
      <w:r w:rsidR="00BA16BC" w:rsidRPr="00BA16BC">
        <w:t xml:space="preserve">. A </w:t>
      </w:r>
      <w:proofErr w:type="spellStart"/>
      <w:r w:rsidR="00BA16BC" w:rsidRPr="00BA16BC">
        <w:t>continuación</w:t>
      </w:r>
      <w:proofErr w:type="spellEnd"/>
      <w:r w:rsidR="00BA16BC" w:rsidRPr="00BA16BC">
        <w:t xml:space="preserve">, se </w:t>
      </w:r>
      <w:proofErr w:type="spellStart"/>
      <w:r w:rsidR="00BA16BC" w:rsidRPr="00BA16BC">
        <w:t>detallan</w:t>
      </w:r>
      <w:proofErr w:type="spellEnd"/>
      <w:r w:rsidR="00BA16BC" w:rsidRPr="00BA16BC">
        <w:t xml:space="preserve"> los </w:t>
      </w:r>
      <w:proofErr w:type="spellStart"/>
      <w:r w:rsidR="00BA16BC" w:rsidRPr="00BA16BC">
        <w:t>requerimientos</w:t>
      </w:r>
      <w:proofErr w:type="spellEnd"/>
      <w:r w:rsidR="00BA16BC" w:rsidRPr="00BA16BC">
        <w:t xml:space="preserve"> clave para </w:t>
      </w:r>
      <w:proofErr w:type="spellStart"/>
      <w:r w:rsidR="00BA16BC" w:rsidRPr="00BA16BC">
        <w:t>el</w:t>
      </w:r>
      <w:proofErr w:type="spellEnd"/>
      <w:r w:rsidR="00BA16BC" w:rsidRPr="00BA16BC">
        <w:t xml:space="preserve"> </w:t>
      </w:r>
      <w:proofErr w:type="spellStart"/>
      <w:r w:rsidR="00BA16BC" w:rsidRPr="00BA16BC">
        <w:t>desarrollo</w:t>
      </w:r>
      <w:proofErr w:type="spellEnd"/>
      <w:r w:rsidR="00BA16BC" w:rsidRPr="00BA16BC">
        <w:t xml:space="preserve"> e </w:t>
      </w:r>
      <w:proofErr w:type="spellStart"/>
      <w:r w:rsidR="00BA16BC" w:rsidRPr="00BA16BC">
        <w:t>implementación</w:t>
      </w:r>
      <w:proofErr w:type="spellEnd"/>
      <w:r w:rsidR="00BA16BC" w:rsidRPr="00BA16BC">
        <w:t xml:space="preserve"> del </w:t>
      </w:r>
      <w:proofErr w:type="spellStart"/>
      <w:r w:rsidR="00BA16BC" w:rsidRPr="00BA16BC">
        <w:t>sistema</w:t>
      </w:r>
      <w:proofErr w:type="spellEnd"/>
      <w:r w:rsidR="00BA16BC" w:rsidRPr="00BA16BC">
        <w:t>.</w:t>
      </w:r>
    </w:p>
    <w:p w14:paraId="35320D55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C364141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872507A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4862772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9A4130F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67C0DB3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0267167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DD97368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A2D2157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064E829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A2B59C5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C1F8B20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128F2B6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AF410C7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03461E8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49CE34B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1C857D7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DDE914C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E78E14E" w14:textId="77777777" w:rsidR="00713BA3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E685F3A" w14:textId="77777777" w:rsidR="00713BA3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51A1181" w14:textId="77777777" w:rsidR="00713BA3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41E6F1D" w14:textId="77777777" w:rsidR="00713BA3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E9958B8" w14:textId="77777777" w:rsidR="00713BA3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BED529F" w14:textId="77777777" w:rsidR="00713BA3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40FD5CE" w14:textId="77777777" w:rsidR="006D610C" w:rsidRDefault="006D610C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2165E61" w14:textId="77777777" w:rsidR="006D610C" w:rsidRDefault="006D610C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A879E6A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FD51DB4" w14:textId="77777777" w:rsidR="00713BA3" w:rsidRPr="002F48AA" w:rsidRDefault="00713BA3" w:rsidP="00713BA3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F48AA">
        <w:rPr>
          <w:rFonts w:ascii="Times New Roman" w:hAnsi="Times New Roman" w:cs="Times New Roman"/>
          <w:b/>
          <w:bCs/>
          <w:sz w:val="24"/>
          <w:szCs w:val="24"/>
          <w:lang w:val="es-ES"/>
        </w:rPr>
        <w:t>OBJETIVOS</w:t>
      </w:r>
    </w:p>
    <w:p w14:paraId="4DE14A06" w14:textId="77777777" w:rsidR="00713BA3" w:rsidRPr="002F48AA" w:rsidRDefault="00713BA3" w:rsidP="00713BA3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6E19488" w14:textId="77777777" w:rsidR="00713BA3" w:rsidRPr="002F48AA" w:rsidRDefault="00713BA3" w:rsidP="00E63B1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F48AA">
        <w:rPr>
          <w:rFonts w:ascii="Times New Roman" w:hAnsi="Times New Roman" w:cs="Times New Roman"/>
          <w:b/>
          <w:bCs/>
          <w:sz w:val="24"/>
          <w:szCs w:val="24"/>
          <w:lang w:val="es-ES"/>
        </w:rPr>
        <w:t>Objetivo General:</w:t>
      </w:r>
    </w:p>
    <w:p w14:paraId="0051F80D" w14:textId="77777777" w:rsidR="00BA16BC" w:rsidRDefault="00BA16BC" w:rsidP="001B392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A16BC">
        <w:rPr>
          <w:rFonts w:ascii="Times New Roman" w:hAnsi="Times New Roman" w:cs="Times New Roman"/>
          <w:sz w:val="24"/>
          <w:szCs w:val="24"/>
          <w:lang w:val="es-ES"/>
        </w:rPr>
        <w:t xml:space="preserve">Desarrollar un sistema integral de gestión de pedidos y rastreo de envíos para </w:t>
      </w:r>
      <w:proofErr w:type="spellStart"/>
      <w:r w:rsidRPr="00BA16BC">
        <w:rPr>
          <w:rFonts w:ascii="Times New Roman" w:hAnsi="Times New Roman" w:cs="Times New Roman"/>
          <w:sz w:val="24"/>
          <w:szCs w:val="24"/>
          <w:lang w:val="es-ES"/>
        </w:rPr>
        <w:t>TechLogistics</w:t>
      </w:r>
      <w:proofErr w:type="spellEnd"/>
      <w:r w:rsidRPr="00BA16BC">
        <w:rPr>
          <w:rFonts w:ascii="Times New Roman" w:hAnsi="Times New Roman" w:cs="Times New Roman"/>
          <w:sz w:val="24"/>
          <w:szCs w:val="24"/>
          <w:lang w:val="es-ES"/>
        </w:rPr>
        <w:t xml:space="preserve"> S.A., que permita optimizar la administración de clientes, pedidos, transportistas y el seguimiento en tiempo real de los envíos, mejorando la eficiencia operativa y la experiencia del usuario. </w:t>
      </w:r>
    </w:p>
    <w:p w14:paraId="12D2FF7C" w14:textId="5D1B6DD9" w:rsidR="00713BA3" w:rsidRPr="001B3922" w:rsidRDefault="00713BA3" w:rsidP="001B3922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1B3922">
        <w:rPr>
          <w:rFonts w:ascii="Times New Roman" w:hAnsi="Times New Roman" w:cs="Times New Roman"/>
          <w:b/>
          <w:bCs/>
          <w:sz w:val="24"/>
          <w:szCs w:val="24"/>
          <w:lang w:val="es-ES"/>
        </w:rPr>
        <w:t>Objetivos Específicos:</w:t>
      </w:r>
    </w:p>
    <w:p w14:paraId="355E9DA3" w14:textId="1EE002CC" w:rsidR="004C4BEF" w:rsidRDefault="00BA16BC" w:rsidP="004C4BEF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A16BC">
        <w:rPr>
          <w:rFonts w:ascii="Times New Roman" w:hAnsi="Times New Roman" w:cs="Times New Roman"/>
          <w:sz w:val="24"/>
          <w:szCs w:val="24"/>
          <w:lang w:val="es-ES"/>
        </w:rPr>
        <w:t>Diseñar y modelar una base de datos relacional eficiente que permita gestionar entidades clave como clientes, pedidos, productos, transportistas y rutas</w:t>
      </w:r>
      <w:r w:rsidR="004C4BEF" w:rsidRPr="004C4BEF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12D80116" w14:textId="77777777" w:rsidR="00BA16BC" w:rsidRPr="00BA16BC" w:rsidRDefault="00BA16BC" w:rsidP="00BA16BC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2CE6A81" w14:textId="7121E0FB" w:rsidR="00BA16BC" w:rsidRDefault="00BA16BC" w:rsidP="004C4BEF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A16BC">
        <w:rPr>
          <w:rFonts w:ascii="Times New Roman" w:hAnsi="Times New Roman" w:cs="Times New Roman"/>
          <w:sz w:val="24"/>
          <w:szCs w:val="24"/>
          <w:lang w:val="es-ES"/>
        </w:rPr>
        <w:t>Implementar una API REST para garantizar la comunicación en tiempo real entre la base de datos y la aplicación cliente, utilizando tecnologías como Node.js</w:t>
      </w:r>
    </w:p>
    <w:p w14:paraId="73F105B7" w14:textId="77777777" w:rsidR="00BA16BC" w:rsidRPr="00BA16BC" w:rsidRDefault="00BA16BC" w:rsidP="00BA16BC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</w:p>
    <w:p w14:paraId="3BC0F12C" w14:textId="77777777" w:rsidR="00BA16BC" w:rsidRPr="00BA16BC" w:rsidRDefault="00BA16BC" w:rsidP="00BA16BC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BB99479" w14:textId="1896BE31" w:rsidR="00713BA3" w:rsidRPr="001B3922" w:rsidRDefault="00BA16BC" w:rsidP="004C4BEF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A16BC">
        <w:rPr>
          <w:rFonts w:ascii="Times New Roman" w:hAnsi="Times New Roman" w:cs="Times New Roman"/>
          <w:sz w:val="24"/>
          <w:szCs w:val="24"/>
          <w:lang w:val="es-ES"/>
        </w:rPr>
        <w:t>Desarrollar una interfaz web amigable y funcional para la gestión de pedidos y el seguimiento de envíos, utilizando tecnologías como HTML, CSS y JavaScript.</w:t>
      </w:r>
      <w:r w:rsidR="00713BA3" w:rsidRPr="001B3922">
        <w:rPr>
          <w:rFonts w:ascii="Times New Roman" w:hAnsi="Times New Roman" w:cs="Times New Roman"/>
          <w:b/>
          <w:bCs/>
          <w:sz w:val="24"/>
          <w:szCs w:val="24"/>
          <w:lang w:val="es-ES"/>
        </w:rPr>
        <w:br/>
      </w:r>
      <w:r w:rsidR="00713BA3" w:rsidRPr="001B3922">
        <w:rPr>
          <w:rFonts w:ascii="Times New Roman" w:hAnsi="Times New Roman" w:cs="Times New Roman"/>
          <w:b/>
          <w:bCs/>
          <w:sz w:val="24"/>
          <w:szCs w:val="24"/>
          <w:lang w:val="es-ES"/>
        </w:rPr>
        <w:br/>
      </w:r>
      <w:r w:rsidR="00713BA3" w:rsidRPr="001B3922">
        <w:rPr>
          <w:rFonts w:ascii="Times New Roman" w:hAnsi="Times New Roman" w:cs="Times New Roman"/>
          <w:b/>
          <w:bCs/>
          <w:sz w:val="24"/>
          <w:szCs w:val="24"/>
          <w:lang w:val="es-ES"/>
        </w:rPr>
        <w:br/>
      </w:r>
    </w:p>
    <w:p w14:paraId="1981CEEF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3EC6CBC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0142DD5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12F0D6F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52338FC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34DF756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1166547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3380FC3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8C183CE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2EA591E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369A139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65AF2EE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A266B87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EF7F66F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9B5B261" w14:textId="77777777" w:rsidR="00713BA3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A88F39A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2F635E9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A7EF2C1" w14:textId="77777777" w:rsidR="00713BA3" w:rsidRDefault="00713BA3" w:rsidP="00713BA3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1AA5AB0" w14:textId="77777777" w:rsidR="00713BA3" w:rsidRDefault="00713BA3" w:rsidP="00713BA3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86D35C6" w14:textId="77777777" w:rsidR="00BE394B" w:rsidRPr="00BE394B" w:rsidRDefault="00537450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FF48BC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Desarrollo de actividad</w:t>
      </w:r>
      <w:r>
        <w:rPr>
          <w:rFonts w:ascii="Times New Roman" w:hAnsi="Times New Roman" w:cs="Times New Roman"/>
          <w:sz w:val="24"/>
          <w:szCs w:val="24"/>
          <w:lang w:val="es-ES"/>
        </w:rPr>
        <w:br/>
      </w:r>
      <w:r>
        <w:rPr>
          <w:rFonts w:ascii="Times New Roman" w:hAnsi="Times New Roman" w:cs="Times New Roman"/>
          <w:sz w:val="24"/>
          <w:szCs w:val="24"/>
          <w:lang w:val="es-ES"/>
        </w:rPr>
        <w:br/>
      </w:r>
      <w:r w:rsidR="00BE394B" w:rsidRPr="00BE394B">
        <w:rPr>
          <w:rFonts w:ascii="Times New Roman" w:hAnsi="Times New Roman" w:cs="Times New Roman"/>
          <w:sz w:val="24"/>
          <w:szCs w:val="24"/>
          <w:lang w:val="es-ES"/>
        </w:rPr>
        <w:t>Presentación del Modelo de Datos y Justificación del Diseño</w:t>
      </w:r>
    </w:p>
    <w:p w14:paraId="1F7AB056" w14:textId="7B4C0365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>El modelo de datos que se presenta a continuación corresponde a un sistema de gestión de pedidos y envíos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este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sistema está diseñado para manejar la información relacionada con los clientes, productos, transportadoras, rutas, pedidos y el estado de los envíos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a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continuación, se describen las tablas principales, sus relaciones y la justificación del diseño</w:t>
      </w:r>
    </w:p>
    <w:p w14:paraId="5CE79C66" w14:textId="77777777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9139C71" w14:textId="59CA4863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>Tablas Principales del Modelo</w:t>
      </w:r>
      <w:r w:rsidR="005D5B5B">
        <w:rPr>
          <w:rFonts w:ascii="Times New Roman" w:hAnsi="Times New Roman" w:cs="Times New Roman"/>
          <w:sz w:val="24"/>
          <w:szCs w:val="24"/>
          <w:lang w:val="es-ES"/>
        </w:rPr>
        <w:t xml:space="preserve"> de BD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>:</w:t>
      </w:r>
      <w:r>
        <w:rPr>
          <w:rFonts w:ascii="Times New Roman" w:hAnsi="Times New Roman" w:cs="Times New Roman"/>
          <w:sz w:val="24"/>
          <w:szCs w:val="24"/>
          <w:lang w:val="es-ES"/>
        </w:rPr>
        <w:br/>
      </w:r>
      <w:r>
        <w:rPr>
          <w:rFonts w:ascii="Times New Roman" w:hAnsi="Times New Roman" w:cs="Times New Roman"/>
          <w:sz w:val="24"/>
          <w:szCs w:val="24"/>
          <w:lang w:val="es-ES"/>
        </w:rPr>
        <w:br/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>USERS</w:t>
      </w:r>
    </w:p>
    <w:p w14:paraId="42FEC9FF" w14:textId="1E9C0660" w:rsidR="005D16C2" w:rsidRPr="00BE394B" w:rsidRDefault="005D16C2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2AD555C" wp14:editId="7470382B">
            <wp:extent cx="5731510" cy="1578610"/>
            <wp:effectExtent l="0" t="0" r="254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FE6" w14:textId="5ECF52B0" w:rsidR="00BE394B" w:rsidRP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guarda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la información de los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usuarios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que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pueden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ser clientes o administradores.</w:t>
      </w:r>
    </w:p>
    <w:p w14:paraId="63D796D1" w14:textId="60C1C1D1" w:rsidR="00BE394B" w:rsidRP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Campos: id, name, email,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password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role,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created_at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15B57531" w14:textId="51BA2998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La tabla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users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permite la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autenticación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y autorización del sistema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e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l campo role ayuda a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identificar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si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el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usuario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es un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cliente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o un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administrador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>, y email es único para cada usuario</w:t>
      </w:r>
      <w:r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3EB66445" w14:textId="44E0A9DE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>PEDIDOS</w:t>
      </w:r>
    </w:p>
    <w:p w14:paraId="79E1788B" w14:textId="3D12234D" w:rsidR="005D16C2" w:rsidRDefault="005D16C2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BE11D35" wp14:editId="48815A3D">
            <wp:extent cx="5731510" cy="166243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F6A2" w14:textId="52A4080C" w:rsidR="00BE394B" w:rsidRP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guarda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los pedidos realizados por los clientes, incluyendo el estado del pedido, el producto solicitado, y la información sobre la transportadora asignada.</w:t>
      </w:r>
    </w:p>
    <w:p w14:paraId="47DB57F8" w14:textId="79D59397" w:rsidR="00BE394B" w:rsidRP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Campos: id,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fecha_pedido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estado_pedido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producto,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cliente_id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transportadora_id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>, ruta, observaciones.</w:t>
      </w:r>
    </w:p>
    <w:p w14:paraId="13F628F1" w14:textId="2D912216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>La tabla pedidos gestiona los detalles de cada pedido realizado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l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os campos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estado_pedido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permiten hacer seguimiento del estado del pedido, mientras que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cliente_id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y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transportadora_id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vinculan el pedido con el cliente y la transportadora correspondiente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el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lastRenderedPageBreak/>
        <w:t>campo ruta almacena la dirección de envío, y observaciones proporciona espacio para comentarios adicionales.</w:t>
      </w:r>
    </w:p>
    <w:p w14:paraId="1A021C11" w14:textId="256FB3E6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>ESTADO_ENVIO</w:t>
      </w:r>
    </w:p>
    <w:p w14:paraId="49553AF2" w14:textId="42A4B631" w:rsidR="005D16C2" w:rsidRDefault="005D16C2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3EE4A18" wp14:editId="6B0283D4">
            <wp:extent cx="5731510" cy="1730375"/>
            <wp:effectExtent l="0" t="0" r="254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A6B5" w14:textId="4BFF794B" w:rsidR="00BE394B" w:rsidRP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>Almacena el estado de cada envío, que puede ser de preparación, en tránsito, entregado o cancelado. Incluye la fecha de actualización y observaciones del estado del envío.</w:t>
      </w:r>
    </w:p>
    <w:p w14:paraId="6D184CC3" w14:textId="77777777" w:rsidR="00BE394B" w:rsidRP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Campos: id, fecha,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id_pedido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transportadora_id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cliente_id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>, estado, observaciones.</w:t>
      </w:r>
    </w:p>
    <w:p w14:paraId="49FCD49A" w14:textId="396B35C7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>Esta tabla gestiona el seguimiento del envío de cada pedido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se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>e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utiliza para registrar los cambios de estado del envío y las observaciones correspondientes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las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relaciones con pedidos, transportadoras y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users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permiten conocer el pedido, la transportadora y el cliente involucrado en el proceso.</w:t>
      </w:r>
    </w:p>
    <w:p w14:paraId="09820663" w14:textId="77777777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08968494" w14:textId="6459F1C7" w:rsidR="009201CF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>TRANSPORTADORAS</w:t>
      </w:r>
      <w:r w:rsidR="00537450">
        <w:rPr>
          <w:rFonts w:ascii="Times New Roman" w:hAnsi="Times New Roman" w:cs="Times New Roman"/>
          <w:sz w:val="24"/>
          <w:szCs w:val="24"/>
          <w:lang w:val="es-ES"/>
        </w:rPr>
        <w:br/>
      </w:r>
      <w:r w:rsidR="005D16C2">
        <w:rPr>
          <w:noProof/>
        </w:rPr>
        <w:drawing>
          <wp:inline distT="0" distB="0" distL="0" distR="0" wp14:anchorId="699D4DBC" wp14:editId="389366C9">
            <wp:extent cx="5731510" cy="216154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4517" w14:textId="4DEA87DE" w:rsidR="00BE394B" w:rsidRP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guarda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información sobre las transportadoras encargadas de realizar los envíos de los pedidos.</w:t>
      </w:r>
    </w:p>
    <w:p w14:paraId="6436674F" w14:textId="77777777" w:rsidR="00BE394B" w:rsidRP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Campos: id,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nombre_transportadora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created_at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updated_at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647F613E" w14:textId="292D6D37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La 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>tabla transportadoras permite gestionar las empresas encargadas de transportar los pedidos</w:t>
      </w:r>
      <w:r w:rsidR="005D16C2">
        <w:rPr>
          <w:rFonts w:ascii="Times New Roman" w:hAnsi="Times New Roman" w:cs="Times New Roman"/>
          <w:sz w:val="24"/>
          <w:szCs w:val="24"/>
          <w:lang w:val="es-ES"/>
        </w:rPr>
        <w:t xml:space="preserve"> esta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tabla está relacionada con las tablas pedidos y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estado_envio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para permitir asignar y hacer seguimiento de la transportadora correspondiente a cada pedido.</w:t>
      </w:r>
    </w:p>
    <w:p w14:paraId="1250E295" w14:textId="77777777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2F55DD9E" w14:textId="77777777" w:rsidR="005D16C2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RUTAS</w:t>
      </w:r>
    </w:p>
    <w:p w14:paraId="0FAA9FE7" w14:textId="20A3B744" w:rsidR="00BE394B" w:rsidRPr="00BE394B" w:rsidRDefault="005D16C2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3BA81DF" wp14:editId="5A0FA524">
            <wp:extent cx="5731510" cy="1502410"/>
            <wp:effectExtent l="0" t="0" r="254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94B">
        <w:rPr>
          <w:rFonts w:ascii="Times New Roman" w:hAnsi="Times New Roman" w:cs="Times New Roman"/>
          <w:sz w:val="24"/>
          <w:szCs w:val="24"/>
          <w:lang w:val="es-ES"/>
        </w:rPr>
        <w:br/>
        <w:t>Guarda</w:t>
      </w:r>
      <w:r w:rsidR="00BE394B"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información sobre las rutas de envío utilizadas por las transportadoras, incluyendo el origen, destino y los tiempos estimados de llegada.</w:t>
      </w:r>
    </w:p>
    <w:p w14:paraId="69EAF2FC" w14:textId="61B5D84C" w:rsidR="00BE394B" w:rsidRP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Campos: id,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ruta_origen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ruta_descanso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ruta_destino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ruta_llegada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created_at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updated_at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27E3754B" w14:textId="1027C448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>Justificación: La tabla rutas es fundamental para el sistema, ya que permite planificar y gestionar las rutas de envío de las transportadoras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los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campos como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ruta_origen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y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ruta_destino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indican los puntos de inicio y llegada del transporte, mientras que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ruta_llegada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se utiliza para registrar el tiempo de llegada estimado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el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campo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ruta_descanso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permite incluir información sobre paradas intermedias, si es necesario.</w:t>
      </w:r>
    </w:p>
    <w:p w14:paraId="60A1BEF8" w14:textId="4DF95089" w:rsidR="005D16C2" w:rsidRPr="005D16C2" w:rsidRDefault="005D16C2" w:rsidP="00BE394B">
      <w:pPr>
        <w:tabs>
          <w:tab w:val="left" w:pos="6330"/>
        </w:tabs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5D16C2">
        <w:rPr>
          <w:rFonts w:ascii="Times New Roman" w:hAnsi="Times New Roman" w:cs="Times New Roman"/>
          <w:b/>
          <w:bCs/>
          <w:sz w:val="24"/>
          <w:szCs w:val="24"/>
          <w:lang w:val="es-ES"/>
        </w:rPr>
        <w:t>Diseño DML</w:t>
      </w:r>
    </w:p>
    <w:p w14:paraId="70937A99" w14:textId="05912FD7" w:rsidR="005D16C2" w:rsidRDefault="005D16C2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4DB9B1D" wp14:editId="781869E3">
            <wp:extent cx="5731510" cy="247650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9A598" w14:textId="3A92762F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FCCCB3C" w14:textId="0E9D6E54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489E4277" w14:textId="7A68A0AD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AE8F7B3" w14:textId="76734266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EC741FC" w14:textId="7D3B2EFE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286CD4B" w14:textId="687E9C5F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C41D874" w14:textId="6519C237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83C9D49" w14:textId="386AC32D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2CE5E06" w14:textId="00BC184C" w:rsidR="00BE394B" w:rsidRPr="008D5360" w:rsidRDefault="008D5360" w:rsidP="008D5360">
      <w:pPr>
        <w:tabs>
          <w:tab w:val="left" w:pos="6330"/>
        </w:tabs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8D5360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Implementación Funcional con Pruebas de Inserción, Actualización y Consulta de Datos</w:t>
      </w:r>
    </w:p>
    <w:p w14:paraId="21D390AD" w14:textId="4AFCC0B3" w:rsidR="00BE394B" w:rsidRDefault="00BE394B" w:rsidP="008D5360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5D79697F" w14:textId="77777777" w:rsidR="008D5360" w:rsidRDefault="008D5360" w:rsidP="008D5360">
      <w:pPr>
        <w:tabs>
          <w:tab w:val="left" w:pos="6330"/>
        </w:tabs>
      </w:pPr>
      <w:proofErr w:type="spellStart"/>
      <w:r>
        <w:t>Inserción</w:t>
      </w:r>
      <w:proofErr w:type="spellEnd"/>
      <w:r>
        <w:t xml:space="preserve"> de </w:t>
      </w:r>
      <w:proofErr w:type="spellStart"/>
      <w:r>
        <w:t>Datos</w:t>
      </w:r>
      <w:proofErr w:type="spellEnd"/>
    </w:p>
    <w:p w14:paraId="72E2D33B" w14:textId="2529634C" w:rsidR="008D5360" w:rsidRDefault="008D5360" w:rsidP="008D5360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8D5360">
        <w:rPr>
          <w:rFonts w:ascii="Times New Roman" w:hAnsi="Times New Roman" w:cs="Times New Roman"/>
          <w:sz w:val="24"/>
          <w:szCs w:val="24"/>
          <w:lang w:val="es-ES"/>
        </w:rPr>
        <w:drawing>
          <wp:anchor distT="0" distB="0" distL="114300" distR="114300" simplePos="0" relativeHeight="251660288" behindDoc="0" locked="0" layoutInCell="1" allowOverlap="1" wp14:anchorId="46F91488" wp14:editId="7EB2232D">
            <wp:simplePos x="0" y="0"/>
            <wp:positionH relativeFrom="column">
              <wp:posOffset>0</wp:posOffset>
            </wp:positionH>
            <wp:positionV relativeFrom="paragraph">
              <wp:posOffset>124</wp:posOffset>
            </wp:positionV>
            <wp:extent cx="5731510" cy="777875"/>
            <wp:effectExtent l="0" t="0" r="2540" b="317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D311D5" w14:textId="44772D5C" w:rsidR="007241D1" w:rsidRDefault="0063357F" w:rsidP="008D5360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63357F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2B140A0D" wp14:editId="3E991858">
            <wp:extent cx="3806042" cy="1945610"/>
            <wp:effectExtent l="0" t="0" r="444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3535" cy="195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0725" w14:textId="07614357" w:rsidR="00BE394B" w:rsidRDefault="007241D1" w:rsidP="007241D1">
      <w:pPr>
        <w:tabs>
          <w:tab w:val="left" w:pos="6330"/>
        </w:tabs>
      </w:pPr>
      <w:proofErr w:type="spellStart"/>
      <w:r>
        <w:t>Actualización</w:t>
      </w:r>
      <w:proofErr w:type="spellEnd"/>
      <w:r>
        <w:t xml:space="preserve"> de </w:t>
      </w:r>
      <w:proofErr w:type="spellStart"/>
      <w:r>
        <w:t>Datos</w:t>
      </w:r>
      <w:proofErr w:type="spellEnd"/>
    </w:p>
    <w:p w14:paraId="3961229E" w14:textId="132B8C85" w:rsidR="007241D1" w:rsidRDefault="007241D1" w:rsidP="007241D1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65CFAA4" wp14:editId="61F14901">
            <wp:extent cx="5731510" cy="113284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7EB2" w14:textId="1247C99A" w:rsidR="0063357F" w:rsidRDefault="0063357F" w:rsidP="007241D1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63357F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08394531" wp14:editId="17479A18">
            <wp:extent cx="5731510" cy="2331720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E66B" w14:textId="2F5B93EA" w:rsidR="0063357F" w:rsidRDefault="0063357F" w:rsidP="007241D1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7463586" w14:textId="0B803464" w:rsidR="0063357F" w:rsidRDefault="0063357F" w:rsidP="007241D1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194A9C0E" w14:textId="77777777" w:rsidR="0063357F" w:rsidRDefault="0063357F" w:rsidP="007241D1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1945A7A" w14:textId="71104C43" w:rsidR="007241D1" w:rsidRDefault="007241D1" w:rsidP="007241D1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Consulta de Datos</w:t>
      </w:r>
    </w:p>
    <w:p w14:paraId="1885BE52" w14:textId="759B24DD" w:rsidR="007241D1" w:rsidRDefault="007241D1" w:rsidP="007241D1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7241D1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69965A1E" wp14:editId="11F95472">
            <wp:extent cx="5731510" cy="1101090"/>
            <wp:effectExtent l="0" t="0" r="254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26F2" w14:textId="0BAF7DAB" w:rsidR="0063357F" w:rsidRDefault="0063357F" w:rsidP="007241D1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63357F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6674C7AF" wp14:editId="4A205938">
            <wp:extent cx="5731510" cy="1499235"/>
            <wp:effectExtent l="0" t="0" r="254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E53A" w14:textId="4FE3A91A" w:rsidR="004962BA" w:rsidRDefault="004962BA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BDB2BC6" w14:textId="796E371D" w:rsidR="004962BA" w:rsidRDefault="004962BA" w:rsidP="004962BA">
      <w:pPr>
        <w:tabs>
          <w:tab w:val="left" w:pos="6330"/>
        </w:tabs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Pruebas de funcionamiento</w:t>
      </w:r>
    </w:p>
    <w:p w14:paraId="55C7DC74" w14:textId="144543DB" w:rsidR="004962BA" w:rsidRDefault="004962BA" w:rsidP="004962BA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Se lanza 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deploy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validando la compilación del código</w:t>
      </w:r>
    </w:p>
    <w:p w14:paraId="4048E6D3" w14:textId="77777777" w:rsidR="004962BA" w:rsidRDefault="004962BA" w:rsidP="004962BA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44E14F2A" w14:textId="20890D0F" w:rsidR="004962BA" w:rsidRPr="004962BA" w:rsidRDefault="004962BA" w:rsidP="004962BA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4962BA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44C6B930" wp14:editId="7DEF21B4">
            <wp:extent cx="3344412" cy="1918730"/>
            <wp:effectExtent l="0" t="0" r="889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0683" cy="192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A4F8" w14:textId="5C85A352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DD769D8" w14:textId="0DCEBFBF" w:rsidR="00BE394B" w:rsidRDefault="004962BA" w:rsidP="004962BA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Validacion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de aplicación en web</w:t>
      </w:r>
      <w:r>
        <w:rPr>
          <w:rFonts w:ascii="Times New Roman" w:hAnsi="Times New Roman" w:cs="Times New Roman"/>
          <w:sz w:val="24"/>
          <w:szCs w:val="24"/>
          <w:lang w:val="es-ES"/>
        </w:rPr>
        <w:br/>
      </w:r>
      <w:r w:rsidRPr="004962BA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62471F4D" wp14:editId="49CAAF1E">
            <wp:extent cx="5731510" cy="2672715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C67F" w14:textId="4450A01B" w:rsidR="004962BA" w:rsidRDefault="004962BA" w:rsidP="004962BA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Logueo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de aplicación</w:t>
      </w:r>
    </w:p>
    <w:p w14:paraId="1231F785" w14:textId="68165672" w:rsidR="004962BA" w:rsidRDefault="004962BA" w:rsidP="004962BA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4962BA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3BFF3CD7" wp14:editId="0A2C6485">
            <wp:extent cx="5731510" cy="1560830"/>
            <wp:effectExtent l="0" t="0" r="254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DB0C" w14:textId="3B14BF27" w:rsidR="00BE394B" w:rsidRDefault="004962BA" w:rsidP="004962BA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Dashboard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con las vistas prestablecidas para administradores</w:t>
      </w:r>
    </w:p>
    <w:p w14:paraId="6D85D057" w14:textId="475F71DA" w:rsidR="004962BA" w:rsidRDefault="004962BA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4962BA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720002F0" wp14:editId="222A172D">
            <wp:extent cx="5731510" cy="1597660"/>
            <wp:effectExtent l="0" t="0" r="254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8BD1" w14:textId="70D6536B" w:rsidR="004962BA" w:rsidRDefault="004962BA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94B121A" w14:textId="00024E62" w:rsidR="004962BA" w:rsidRDefault="004962BA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385BE65" w14:textId="6CE61CC1" w:rsidR="004962BA" w:rsidRDefault="004962BA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2EA0DAD" w14:textId="781B7F89" w:rsidR="004962BA" w:rsidRDefault="004962BA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1F894DE" w14:textId="4873EA48" w:rsidR="004962BA" w:rsidRDefault="004962BA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2799D00" w14:textId="77777777" w:rsidR="004962BA" w:rsidRDefault="004962BA" w:rsidP="004962BA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7A971152" w14:textId="49F8A120" w:rsidR="00BE394B" w:rsidRDefault="004962BA" w:rsidP="004962BA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Gestion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de Pedidos</w:t>
      </w:r>
    </w:p>
    <w:p w14:paraId="52B64F4C" w14:textId="503494A9" w:rsidR="004962BA" w:rsidRDefault="004962BA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28E8D25" wp14:editId="5E2B8A24">
            <wp:extent cx="5731510" cy="2455545"/>
            <wp:effectExtent l="0" t="0" r="254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0804" w14:textId="624A30EC" w:rsidR="004962BA" w:rsidRDefault="004962BA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39938BC" wp14:editId="4052F7C9">
            <wp:extent cx="4441371" cy="2412591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8128" cy="241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C7F1" w14:textId="7436F45D" w:rsidR="004962BA" w:rsidRDefault="004962BA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B4987EC" wp14:editId="089E640D">
            <wp:extent cx="5731510" cy="2665095"/>
            <wp:effectExtent l="0" t="0" r="254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D4B7" w14:textId="740E31AA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F944802" w14:textId="569B5B4D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10A8C5D" w14:textId="77345E3E" w:rsidR="00BE394B" w:rsidRDefault="004962BA" w:rsidP="004962BA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Edicion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de pedidos y detalles</w:t>
      </w:r>
      <w:r>
        <w:rPr>
          <w:rFonts w:ascii="Times New Roman" w:hAnsi="Times New Roman" w:cs="Times New Roman"/>
          <w:sz w:val="24"/>
          <w:szCs w:val="24"/>
          <w:lang w:val="es-ES"/>
        </w:rPr>
        <w:br/>
      </w:r>
      <w:r>
        <w:rPr>
          <w:noProof/>
        </w:rPr>
        <w:drawing>
          <wp:inline distT="0" distB="0" distL="0" distR="0" wp14:anchorId="2F1065F0" wp14:editId="75615712">
            <wp:extent cx="5731510" cy="2374900"/>
            <wp:effectExtent l="0" t="0" r="254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E6F3" w14:textId="6CC1716F" w:rsidR="009201CF" w:rsidRPr="009201CF" w:rsidRDefault="004962BA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4299959" wp14:editId="000DF19F">
            <wp:extent cx="5731510" cy="1539240"/>
            <wp:effectExtent l="0" t="0" r="254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AF78" w14:textId="5E7315E8" w:rsidR="009201CF" w:rsidRDefault="004962BA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78FF5BD" wp14:editId="35042C75">
            <wp:extent cx="5731510" cy="2402840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41E6" w14:textId="5718B526" w:rsidR="00BB1E8E" w:rsidRDefault="00BB1E8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69EA4D2B" w14:textId="5C9F5518" w:rsidR="00BB1E8E" w:rsidRDefault="00BB1E8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42D78B51" w14:textId="77777777" w:rsidR="00BD041E" w:rsidRDefault="00BD041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793DFDC3" w14:textId="77777777" w:rsidR="00BD041E" w:rsidRDefault="00BD041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74FF80F2" w14:textId="77777777" w:rsidR="00BD041E" w:rsidRDefault="00BD041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49B4AA06" w14:textId="77777777" w:rsidR="00BD041E" w:rsidRDefault="00BD041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0E807BA8" w14:textId="77777777" w:rsidR="00BD041E" w:rsidRDefault="00BD041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1C36845B" w14:textId="77777777" w:rsidR="00BD041E" w:rsidRDefault="00BD041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3F593433" w14:textId="77777777" w:rsidR="00BD041E" w:rsidRDefault="00BD041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608C035F" w14:textId="77777777" w:rsidR="00BD041E" w:rsidRDefault="00BD041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63F2D500" w14:textId="77777777" w:rsidR="00BD041E" w:rsidRDefault="00BD041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65745409" w14:textId="766A37FD" w:rsidR="00BD041E" w:rsidRDefault="00BB1E8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Dashboard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para Clientes con su api de consulta </w:t>
      </w:r>
      <w:r>
        <w:rPr>
          <w:rFonts w:ascii="Times New Roman" w:hAnsi="Times New Roman" w:cs="Times New Roman"/>
          <w:sz w:val="24"/>
          <w:szCs w:val="24"/>
          <w:lang w:val="es-ES"/>
        </w:rPr>
        <w:br/>
      </w:r>
    </w:p>
    <w:p w14:paraId="735B2F1E" w14:textId="77777777" w:rsidR="00BD041E" w:rsidRDefault="00BD041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/mis-pedidos</w:t>
      </w:r>
      <w:r>
        <w:rPr>
          <w:rFonts w:ascii="Times New Roman" w:hAnsi="Times New Roman" w:cs="Times New Roman"/>
          <w:sz w:val="24"/>
          <w:szCs w:val="24"/>
          <w:lang w:val="es-ES"/>
        </w:rPr>
        <w:br/>
      </w:r>
      <w:r>
        <w:rPr>
          <w:rFonts w:ascii="Times New Roman" w:hAnsi="Times New Roman" w:cs="Times New Roman"/>
          <w:sz w:val="24"/>
          <w:szCs w:val="24"/>
          <w:lang w:val="es-ES"/>
        </w:rPr>
        <w:br/>
      </w:r>
      <w:r>
        <w:rPr>
          <w:noProof/>
        </w:rPr>
        <w:drawing>
          <wp:inline distT="0" distB="0" distL="0" distR="0" wp14:anchorId="705A8A79" wp14:editId="5FF0820A">
            <wp:extent cx="4975761" cy="257610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9144" cy="257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57D4" w14:textId="28B99A24" w:rsidR="00BB1E8E" w:rsidRDefault="00BB1E8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/>
      </w:r>
      <w:r>
        <w:rPr>
          <w:noProof/>
        </w:rPr>
        <w:drawing>
          <wp:inline distT="0" distB="0" distL="0" distR="0" wp14:anchorId="635991C9" wp14:editId="0A8A3587">
            <wp:extent cx="5731510" cy="1885315"/>
            <wp:effectExtent l="0" t="0" r="254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4EEB" w14:textId="77777777" w:rsidR="00BB1E8E" w:rsidRPr="009201CF" w:rsidRDefault="00BB1E8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455B9A42" w14:textId="77777777" w:rsidR="009201CF" w:rsidRPr="009201CF" w:rsidRDefault="009201CF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2FD24D9F" w14:textId="640434A5" w:rsidR="005C1C54" w:rsidRDefault="004234A2" w:rsidP="005C1C54">
      <w:pPr>
        <w:pStyle w:val="Prrafodelista"/>
        <w:ind w:left="0"/>
      </w:pPr>
      <w:r w:rsidRPr="00246BD9">
        <w:rPr>
          <w:rFonts w:ascii="Times New Roman" w:hAnsi="Times New Roman" w:cs="Times New Roman"/>
          <w:sz w:val="24"/>
          <w:szCs w:val="24"/>
        </w:rPr>
        <w:t>LINK GITHUB</w:t>
      </w:r>
      <w:r w:rsidR="00E63B1B" w:rsidRPr="00246BD9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0648F03" w14:textId="7DF74447" w:rsidR="00BE394B" w:rsidRDefault="00BE394B" w:rsidP="005C1C54">
      <w:pPr>
        <w:pStyle w:val="Prrafodelista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hyperlink r:id="rId32" w:history="1">
        <w:r w:rsidRPr="004A0AC0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https://github.com/mehirakiva/EAN_GUIA4</w:t>
        </w:r>
      </w:hyperlink>
    </w:p>
    <w:p w14:paraId="1E61280D" w14:textId="77777777" w:rsidR="00BE394B" w:rsidRPr="00246BD9" w:rsidRDefault="00BE394B" w:rsidP="005C1C54">
      <w:pPr>
        <w:pStyle w:val="Prrafodelista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AA4F08" w14:textId="77777777" w:rsidR="00713BA3" w:rsidRPr="00246BD9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A6B914" w14:textId="77777777" w:rsidR="00713BA3" w:rsidRPr="00246BD9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16FF91" w14:textId="77777777" w:rsidR="00713BA3" w:rsidRPr="00246BD9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574C92" w14:textId="77777777" w:rsidR="00713BA3" w:rsidRPr="00246BD9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215048" w14:textId="77777777" w:rsidR="00713BA3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72799F" w14:textId="77777777" w:rsidR="00654721" w:rsidRDefault="00654721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B0763E" w14:textId="77777777" w:rsidR="00654721" w:rsidRDefault="00654721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B50C2E" w14:textId="77777777" w:rsidR="00654721" w:rsidRPr="00246BD9" w:rsidRDefault="00654721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EAFF44" w14:textId="77777777" w:rsidR="002A2AE0" w:rsidRDefault="002A2AE0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123456" w14:textId="77777777" w:rsidR="002A4FBF" w:rsidRDefault="002A4FBF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794E19" w14:textId="77777777" w:rsidR="002A4FBF" w:rsidRDefault="002A4FBF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00EEEB" w14:textId="77777777" w:rsidR="002A4FBF" w:rsidRDefault="002A4FBF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36B51F" w14:textId="77777777" w:rsidR="002A4FBF" w:rsidRPr="00246BD9" w:rsidRDefault="002A4FBF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61E0A4" w14:textId="77777777" w:rsidR="002A2AE0" w:rsidRPr="00246BD9" w:rsidRDefault="002A2AE0" w:rsidP="004234A2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E5F8D2" w14:textId="273668DE" w:rsidR="004234A2" w:rsidRDefault="00713BA3" w:rsidP="004234A2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F48AA">
        <w:rPr>
          <w:rFonts w:ascii="Times New Roman" w:hAnsi="Times New Roman" w:cs="Times New Roman"/>
          <w:b/>
          <w:bCs/>
          <w:sz w:val="24"/>
          <w:szCs w:val="24"/>
          <w:lang w:val="es-ES"/>
        </w:rPr>
        <w:t>CONCLUSIONES</w:t>
      </w:r>
    </w:p>
    <w:p w14:paraId="0A70BCB3" w14:textId="77777777" w:rsidR="004234A2" w:rsidRDefault="004234A2" w:rsidP="004234A2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429E418" w14:textId="4E08035A" w:rsidR="00713BA3" w:rsidRPr="004234A2" w:rsidRDefault="00BE394B" w:rsidP="004234A2">
      <w:pPr>
        <w:pStyle w:val="Prrafodelista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>ste proyecto no solo permite aplicar los conocimientos adquiridos durante la formación universitaria, sino que también contribuye a la resolución de problemas reales en el ámbito de la logística y la gestión de envíos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ademas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ofrece una base sólida para futuras mejoras y ampliaciones del sistema en escenarios profesionales.</w:t>
      </w:r>
      <w:r w:rsidR="00713BA3" w:rsidRPr="004234A2">
        <w:rPr>
          <w:rFonts w:ascii="Times New Roman" w:hAnsi="Times New Roman" w:cs="Times New Roman"/>
          <w:sz w:val="24"/>
          <w:szCs w:val="24"/>
          <w:lang w:val="es-ES"/>
        </w:rPr>
        <w:br/>
      </w:r>
      <w:r w:rsidR="00713BA3" w:rsidRPr="004234A2">
        <w:rPr>
          <w:rFonts w:ascii="Times New Roman" w:hAnsi="Times New Roman" w:cs="Times New Roman"/>
          <w:sz w:val="24"/>
          <w:szCs w:val="24"/>
          <w:lang w:val="es-ES"/>
        </w:rPr>
        <w:br/>
      </w:r>
    </w:p>
    <w:p w14:paraId="3954D1C7" w14:textId="77777777" w:rsidR="00713BA3" w:rsidRPr="004234A2" w:rsidRDefault="00713BA3" w:rsidP="00713BA3">
      <w:pPr>
        <w:pStyle w:val="Prrafodelista"/>
        <w:ind w:left="360"/>
        <w:rPr>
          <w:rFonts w:ascii="Times New Roman" w:hAnsi="Times New Roman" w:cs="Times New Roman"/>
          <w:sz w:val="24"/>
          <w:szCs w:val="24"/>
          <w:lang w:val="es-CO"/>
        </w:rPr>
      </w:pPr>
    </w:p>
    <w:p w14:paraId="2B83E394" w14:textId="060089C7" w:rsidR="003B0E84" w:rsidRPr="004234A2" w:rsidRDefault="003B0E84" w:rsidP="00713BA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</w:p>
    <w:p w14:paraId="6D78464D" w14:textId="7C0C4666" w:rsidR="00705F16" w:rsidRPr="002F48AA" w:rsidRDefault="00705F16" w:rsidP="003B0E84">
      <w:pPr>
        <w:pStyle w:val="Prrafodelista"/>
        <w:ind w:left="36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sectPr w:rsidR="00705F16" w:rsidRPr="002F48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2F980" w14:textId="77777777" w:rsidR="0076156D" w:rsidRDefault="0076156D" w:rsidP="002C3719">
      <w:pPr>
        <w:spacing w:after="0" w:line="240" w:lineRule="auto"/>
      </w:pPr>
      <w:r>
        <w:separator/>
      </w:r>
    </w:p>
  </w:endnote>
  <w:endnote w:type="continuationSeparator" w:id="0">
    <w:p w14:paraId="4C7E645A" w14:textId="77777777" w:rsidR="0076156D" w:rsidRDefault="0076156D" w:rsidP="002C37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0A5C0" w14:textId="77777777" w:rsidR="0076156D" w:rsidRDefault="0076156D" w:rsidP="002C3719">
      <w:pPr>
        <w:spacing w:after="0" w:line="240" w:lineRule="auto"/>
      </w:pPr>
      <w:r>
        <w:separator/>
      </w:r>
    </w:p>
  </w:footnote>
  <w:footnote w:type="continuationSeparator" w:id="0">
    <w:p w14:paraId="0E5A73AD" w14:textId="77777777" w:rsidR="0076156D" w:rsidRDefault="0076156D" w:rsidP="002C37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96D1E"/>
    <w:multiLevelType w:val="multilevel"/>
    <w:tmpl w:val="DB8E9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B02DB6"/>
    <w:multiLevelType w:val="hybridMultilevel"/>
    <w:tmpl w:val="CDD4EC36"/>
    <w:lvl w:ilvl="0" w:tplc="7CA67DAC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580A0019">
      <w:start w:val="1"/>
      <w:numFmt w:val="lowerLetter"/>
      <w:lvlText w:val="%2."/>
      <w:lvlJc w:val="left"/>
      <w:pPr>
        <w:ind w:left="1440" w:hanging="360"/>
      </w:pPr>
    </w:lvl>
    <w:lvl w:ilvl="2" w:tplc="580A001B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F473E0"/>
    <w:multiLevelType w:val="hybridMultilevel"/>
    <w:tmpl w:val="81EE213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CCC125A"/>
    <w:multiLevelType w:val="hybridMultilevel"/>
    <w:tmpl w:val="EB90B16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D907E70"/>
    <w:multiLevelType w:val="hybridMultilevel"/>
    <w:tmpl w:val="5A0C0D8E"/>
    <w:lvl w:ilvl="0" w:tplc="D2C69F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3A33"/>
    <w:rsid w:val="0000647D"/>
    <w:rsid w:val="000128F9"/>
    <w:rsid w:val="00015EBA"/>
    <w:rsid w:val="00037CE7"/>
    <w:rsid w:val="00056888"/>
    <w:rsid w:val="00081AA7"/>
    <w:rsid w:val="000912D5"/>
    <w:rsid w:val="000B418D"/>
    <w:rsid w:val="000C7963"/>
    <w:rsid w:val="000D657B"/>
    <w:rsid w:val="000E3DE5"/>
    <w:rsid w:val="000F3F18"/>
    <w:rsid w:val="001350B4"/>
    <w:rsid w:val="00191E76"/>
    <w:rsid w:val="00194869"/>
    <w:rsid w:val="001B3922"/>
    <w:rsid w:val="001B7B7E"/>
    <w:rsid w:val="001C1A39"/>
    <w:rsid w:val="001D4E5B"/>
    <w:rsid w:val="001E62AF"/>
    <w:rsid w:val="001F7194"/>
    <w:rsid w:val="0021445D"/>
    <w:rsid w:val="002203C8"/>
    <w:rsid w:val="00246BD9"/>
    <w:rsid w:val="0025257E"/>
    <w:rsid w:val="00267B14"/>
    <w:rsid w:val="00272DF8"/>
    <w:rsid w:val="00274A76"/>
    <w:rsid w:val="002820E4"/>
    <w:rsid w:val="002A2AE0"/>
    <w:rsid w:val="002A4FBF"/>
    <w:rsid w:val="002A5B4E"/>
    <w:rsid w:val="002B0C18"/>
    <w:rsid w:val="002B1054"/>
    <w:rsid w:val="002C3719"/>
    <w:rsid w:val="002E3B29"/>
    <w:rsid w:val="002F48AA"/>
    <w:rsid w:val="002F77C3"/>
    <w:rsid w:val="003066F9"/>
    <w:rsid w:val="00344241"/>
    <w:rsid w:val="0037548E"/>
    <w:rsid w:val="0038673F"/>
    <w:rsid w:val="003B0E84"/>
    <w:rsid w:val="003B2A05"/>
    <w:rsid w:val="004234A2"/>
    <w:rsid w:val="004549CF"/>
    <w:rsid w:val="0045787C"/>
    <w:rsid w:val="004632F0"/>
    <w:rsid w:val="004962BA"/>
    <w:rsid w:val="004B30AB"/>
    <w:rsid w:val="004B457F"/>
    <w:rsid w:val="004B6DAB"/>
    <w:rsid w:val="004C4BEF"/>
    <w:rsid w:val="004D2110"/>
    <w:rsid w:val="004F4043"/>
    <w:rsid w:val="00520D80"/>
    <w:rsid w:val="00524D77"/>
    <w:rsid w:val="00537450"/>
    <w:rsid w:val="00586582"/>
    <w:rsid w:val="005B3B43"/>
    <w:rsid w:val="005C1C54"/>
    <w:rsid w:val="005C47E3"/>
    <w:rsid w:val="005D16C2"/>
    <w:rsid w:val="005D5B5B"/>
    <w:rsid w:val="005E1CD8"/>
    <w:rsid w:val="005E4DF1"/>
    <w:rsid w:val="00617F25"/>
    <w:rsid w:val="00620363"/>
    <w:rsid w:val="0063357F"/>
    <w:rsid w:val="00654721"/>
    <w:rsid w:val="006569A3"/>
    <w:rsid w:val="00656DA8"/>
    <w:rsid w:val="00661171"/>
    <w:rsid w:val="00681FE6"/>
    <w:rsid w:val="006B26A3"/>
    <w:rsid w:val="006B7CA6"/>
    <w:rsid w:val="006C33AB"/>
    <w:rsid w:val="006D610C"/>
    <w:rsid w:val="00705F16"/>
    <w:rsid w:val="007072CA"/>
    <w:rsid w:val="00713BA3"/>
    <w:rsid w:val="007241D1"/>
    <w:rsid w:val="0073657B"/>
    <w:rsid w:val="0076156D"/>
    <w:rsid w:val="00771237"/>
    <w:rsid w:val="00791081"/>
    <w:rsid w:val="0079463B"/>
    <w:rsid w:val="007A0A3F"/>
    <w:rsid w:val="007A46BB"/>
    <w:rsid w:val="007B419C"/>
    <w:rsid w:val="007D3D5E"/>
    <w:rsid w:val="00812D9C"/>
    <w:rsid w:val="008416BA"/>
    <w:rsid w:val="00873A33"/>
    <w:rsid w:val="008C2016"/>
    <w:rsid w:val="008D5360"/>
    <w:rsid w:val="008E4242"/>
    <w:rsid w:val="009201CF"/>
    <w:rsid w:val="0092488C"/>
    <w:rsid w:val="0093136E"/>
    <w:rsid w:val="00943501"/>
    <w:rsid w:val="00961E76"/>
    <w:rsid w:val="0098318D"/>
    <w:rsid w:val="009841FD"/>
    <w:rsid w:val="009A26AA"/>
    <w:rsid w:val="009A6E64"/>
    <w:rsid w:val="009D2FAA"/>
    <w:rsid w:val="009E58F4"/>
    <w:rsid w:val="009F2155"/>
    <w:rsid w:val="00A175A0"/>
    <w:rsid w:val="00A65368"/>
    <w:rsid w:val="00A70622"/>
    <w:rsid w:val="00A7120F"/>
    <w:rsid w:val="00A72E02"/>
    <w:rsid w:val="00A961BF"/>
    <w:rsid w:val="00A96814"/>
    <w:rsid w:val="00A96D2D"/>
    <w:rsid w:val="00AC20AF"/>
    <w:rsid w:val="00AE4A50"/>
    <w:rsid w:val="00B04ADE"/>
    <w:rsid w:val="00B053E9"/>
    <w:rsid w:val="00B129E1"/>
    <w:rsid w:val="00B150DF"/>
    <w:rsid w:val="00B155E0"/>
    <w:rsid w:val="00BA16BC"/>
    <w:rsid w:val="00BA4AD7"/>
    <w:rsid w:val="00BB1E8E"/>
    <w:rsid w:val="00BC60A2"/>
    <w:rsid w:val="00BD041E"/>
    <w:rsid w:val="00BD0D46"/>
    <w:rsid w:val="00BD731F"/>
    <w:rsid w:val="00BE26D7"/>
    <w:rsid w:val="00BE394B"/>
    <w:rsid w:val="00BF27C9"/>
    <w:rsid w:val="00C53969"/>
    <w:rsid w:val="00C852F7"/>
    <w:rsid w:val="00CD307C"/>
    <w:rsid w:val="00D75465"/>
    <w:rsid w:val="00D76057"/>
    <w:rsid w:val="00DB47E4"/>
    <w:rsid w:val="00E03E6E"/>
    <w:rsid w:val="00E20446"/>
    <w:rsid w:val="00E247AF"/>
    <w:rsid w:val="00E32E50"/>
    <w:rsid w:val="00E47F2B"/>
    <w:rsid w:val="00E63B1B"/>
    <w:rsid w:val="00E666F0"/>
    <w:rsid w:val="00E934A6"/>
    <w:rsid w:val="00E949FF"/>
    <w:rsid w:val="00EC7C8D"/>
    <w:rsid w:val="00ED3259"/>
    <w:rsid w:val="00EE3E74"/>
    <w:rsid w:val="00EE7F9C"/>
    <w:rsid w:val="00EF0869"/>
    <w:rsid w:val="00F0470C"/>
    <w:rsid w:val="00F117D2"/>
    <w:rsid w:val="00F2456E"/>
    <w:rsid w:val="00F26590"/>
    <w:rsid w:val="00F424C5"/>
    <w:rsid w:val="00F46728"/>
    <w:rsid w:val="00F4703A"/>
    <w:rsid w:val="00F61F64"/>
    <w:rsid w:val="00F803C5"/>
    <w:rsid w:val="00F833E4"/>
    <w:rsid w:val="00F84C2A"/>
    <w:rsid w:val="00F95A69"/>
    <w:rsid w:val="00FE374F"/>
    <w:rsid w:val="00FF48BC"/>
    <w:rsid w:val="00FF6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B7628"/>
  <w15:chartTrackingRefBased/>
  <w15:docId w15:val="{AEFEE522-CD79-4AE3-A3B6-984190D9C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73A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73A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73A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73A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73A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73A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73A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73A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73A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73A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73A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73A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73A3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73A3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73A3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73A3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73A3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73A3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73A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73A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73A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73A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73A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73A3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73A3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73A3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73A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73A3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73A33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2C37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3719"/>
  </w:style>
  <w:style w:type="paragraph" w:styleId="Piedepgina">
    <w:name w:val="footer"/>
    <w:basedOn w:val="Normal"/>
    <w:link w:val="PiedepginaCar"/>
    <w:uiPriority w:val="99"/>
    <w:unhideWhenUsed/>
    <w:rsid w:val="002C37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3719"/>
  </w:style>
  <w:style w:type="table" w:styleId="Tablaconcuadrcula">
    <w:name w:val="Table Grid"/>
    <w:basedOn w:val="Tablanormal"/>
    <w:uiPriority w:val="39"/>
    <w:rsid w:val="00BD0D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">
    <w:name w:val="Grid Table 4"/>
    <w:basedOn w:val="Tablanormal"/>
    <w:uiPriority w:val="49"/>
    <w:rsid w:val="009A6E6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DB47E4"/>
    <w:rPr>
      <w:color w:val="467886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B47E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B3B43"/>
    <w:rPr>
      <w:rFonts w:ascii="Times New Roman" w:hAnsi="Times New Roman" w:cs="Times New Roman"/>
      <w:sz w:val="24"/>
      <w:szCs w:val="24"/>
    </w:rPr>
  </w:style>
  <w:style w:type="paragraph" w:customStyle="1" w:styleId="paragraph">
    <w:name w:val="paragraph"/>
    <w:basedOn w:val="Normal"/>
    <w:rsid w:val="006547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CO" w:eastAsia="es-CO"/>
      <w14:ligatures w14:val="none"/>
    </w:rPr>
  </w:style>
  <w:style w:type="character" w:customStyle="1" w:styleId="normaltextrun">
    <w:name w:val="normaltextrun"/>
    <w:basedOn w:val="Fuentedeprrafopredeter"/>
    <w:rsid w:val="00654721"/>
  </w:style>
  <w:style w:type="character" w:customStyle="1" w:styleId="eop">
    <w:name w:val="eop"/>
    <w:basedOn w:val="Fuentedeprrafopredeter"/>
    <w:rsid w:val="00654721"/>
  </w:style>
  <w:style w:type="character" w:styleId="Mencinsinresolver">
    <w:name w:val="Unresolved Mention"/>
    <w:basedOn w:val="Fuentedeprrafopredeter"/>
    <w:uiPriority w:val="99"/>
    <w:semiHidden/>
    <w:unhideWhenUsed/>
    <w:rsid w:val="00BE39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7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mehirakiva/EAN_GUIA4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2e84ceb-fbfd-47ab-be52-080c6b87953f}" enabled="0" method="" siteId="{92e84ceb-fbfd-47ab-be52-080c6b87953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13</Pages>
  <Words>872</Words>
  <Characters>4800</Characters>
  <Application>Microsoft Office Word</Application>
  <DocSecurity>0</DocSecurity>
  <Lines>40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Ericsson</Company>
  <LinksUpToDate>false</LinksUpToDate>
  <CharactersWithSpaces>5661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Amortegui</dc:creator>
  <cp:keywords/>
  <dc:description/>
  <cp:lastModifiedBy>Hack</cp:lastModifiedBy>
  <cp:revision>153</cp:revision>
  <dcterms:created xsi:type="dcterms:W3CDTF">2025-02-13T20:39:00Z</dcterms:created>
  <dcterms:modified xsi:type="dcterms:W3CDTF">2025-04-02T01:47:00Z</dcterms:modified>
</cp:coreProperties>
</file>